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215FCEFA" w:rsidR="001C28F1" w:rsidRPr="000D2E05" w:rsidDel="005E1FA1" w:rsidRDefault="000B42C7">
      <w:pPr>
        <w:pStyle w:val="a4"/>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a4"/>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相互链</w:t>
      </w:r>
    </w:p>
    <w:p w14:paraId="322C22F2" w14:textId="77777777" w:rsidR="001C28F1" w:rsidRPr="0088676B" w:rsidRDefault="001C28F1">
      <w:pPr>
        <w:jc w:val="center"/>
        <w:rPr>
          <w:rFonts w:eastAsiaTheme="minorEastAsia"/>
          <w:lang w:eastAsia="zh-CN"/>
          <w:rPrChange w:id="27" w:author="Microsoft Office User" w:date="2017-08-26T15:42:00Z">
            <w:rPr>
              <w:lang w:eastAsia="zh-CN"/>
            </w:rPr>
          </w:rPrChange>
        </w:rPr>
        <w:pPrChange w:id="28" w:author="Microsoft Office User" w:date="2017-08-26T16:24:00Z">
          <w:pPr/>
        </w:pPrChange>
      </w:pPr>
    </w:p>
    <w:p w14:paraId="39D857DC" w14:textId="77777777" w:rsidR="000D2E05" w:rsidRDefault="000D2E05" w:rsidP="00753AC1">
      <w:pPr>
        <w:pStyle w:val="a4"/>
        <w:pBdr>
          <w:bottom w:val="none" w:sz="0" w:space="0" w:color="auto"/>
        </w:pBdr>
        <w:spacing w:after="120"/>
        <w:jc w:val="right"/>
        <w:rPr>
          <w:ins w:id="29"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a4"/>
        <w:pBdr>
          <w:bottom w:val="none" w:sz="0" w:space="0" w:color="auto"/>
        </w:pBdr>
        <w:spacing w:after="120"/>
        <w:jc w:val="right"/>
        <w:rPr>
          <w:ins w:id="30"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1"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a4"/>
        <w:pBdr>
          <w:bottom w:val="none" w:sz="0" w:space="0" w:color="auto"/>
        </w:pBdr>
        <w:spacing w:after="120"/>
        <w:jc w:val="center"/>
        <w:rPr>
          <w:ins w:id="32" w:author="Microsoft Office User" w:date="2017-08-26T16:25:00Z"/>
          <w:rFonts w:ascii="Arial" w:eastAsiaTheme="minorEastAsia" w:hAnsi="Arial" w:cs="Arial"/>
          <w:b/>
          <w:sz w:val="40"/>
          <w:szCs w:val="40"/>
          <w:lang w:eastAsia="zh-CN"/>
        </w:rPr>
        <w:pPrChange w:id="33" w:author="Microsoft Office User" w:date="2017-08-26T16:24:00Z">
          <w:pPr>
            <w:pStyle w:val="a4"/>
            <w:pBdr>
              <w:bottom w:val="none" w:sz="0" w:space="0" w:color="auto"/>
            </w:pBdr>
            <w:spacing w:after="120"/>
            <w:jc w:val="right"/>
          </w:pPr>
        </w:pPrChange>
      </w:pPr>
    </w:p>
    <w:p w14:paraId="559AB8B5" w14:textId="77777777" w:rsidR="000D2E05" w:rsidRDefault="00996482">
      <w:pPr>
        <w:pStyle w:val="a4"/>
        <w:pBdr>
          <w:bottom w:val="none" w:sz="0" w:space="0" w:color="auto"/>
        </w:pBdr>
        <w:spacing w:after="120"/>
        <w:jc w:val="center"/>
        <w:rPr>
          <w:ins w:id="34" w:author="Microsoft Office User" w:date="2017-08-26T16:25:00Z"/>
          <w:rFonts w:ascii="SimSun" w:eastAsiaTheme="minorEastAsia" w:hAnsi="SimSun" w:cs="SimSun"/>
          <w:b/>
          <w:sz w:val="40"/>
          <w:szCs w:val="40"/>
          <w:lang w:eastAsia="zh-CN"/>
        </w:rPr>
        <w:pPrChange w:id="35" w:author="Microsoft Office User" w:date="2017-08-26T16:24:00Z">
          <w:pPr>
            <w:pStyle w:val="a4"/>
            <w:pBdr>
              <w:bottom w:val="none" w:sz="0" w:space="0" w:color="auto"/>
            </w:pBdr>
            <w:spacing w:after="120"/>
            <w:jc w:val="right"/>
          </w:pPr>
        </w:pPrChange>
      </w:pPr>
      <w:del w:id="36" w:author="Microsoft Office User" w:date="2017-08-26T15:33:00Z">
        <w:r w:rsidRPr="0088676B" w:rsidDel="005E1FA1">
          <w:rPr>
            <w:rFonts w:ascii="Arial" w:eastAsiaTheme="minorEastAsia" w:hAnsi="Arial" w:cs="Arial"/>
            <w:b/>
            <w:sz w:val="40"/>
            <w:szCs w:val="40"/>
            <w:lang w:eastAsia="zh-CN"/>
            <w:rPrChange w:id="37"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38"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for </w:delText>
        </w:r>
      </w:del>
      <w:ins w:id="40" w:author="Microsoft Office User" w:date="2017-08-26T15:33:00Z">
        <w:r w:rsidR="005E1FA1" w:rsidRPr="0088676B">
          <w:rPr>
            <w:rFonts w:ascii="MS Mincho" w:eastAsiaTheme="minorEastAsia" w:hAnsi="MS Mincho" w:cs="MS Mincho"/>
            <w:b/>
            <w:sz w:val="40"/>
            <w:szCs w:val="40"/>
            <w:lang w:eastAsia="zh-CN"/>
            <w:rPrChange w:id="41"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2" w:author="Microsoft Office User" w:date="2017-08-26T15:42:00Z">
              <w:rPr>
                <w:rFonts w:ascii="SimSun" w:eastAsia="SimSun" w:hAnsi="SimSun" w:cs="SimSun"/>
                <w:b/>
                <w:sz w:val="40"/>
                <w:szCs w:val="40"/>
                <w:lang w:eastAsia="zh-CN"/>
              </w:rPr>
            </w:rPrChange>
          </w:rPr>
          <w:t>块链</w:t>
        </w:r>
      </w:ins>
      <w:ins w:id="43" w:author="Microsoft Office User" w:date="2017-08-26T15:32:00Z">
        <w:r w:rsidR="005E1FA1" w:rsidRPr="0088676B">
          <w:rPr>
            <w:rFonts w:ascii="SimSun" w:eastAsiaTheme="minorEastAsia" w:hAnsi="SimSun" w:cs="SimSun" w:hint="eastAsia"/>
            <w:b/>
            <w:sz w:val="40"/>
            <w:szCs w:val="40"/>
            <w:lang w:eastAsia="zh-CN"/>
            <w:rPrChange w:id="44"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6" w:author="Microsoft Office User" w:date="2017-08-26T15:42:00Z">
              <w:rPr>
                <w:rFonts w:ascii="MS Mincho" w:eastAsia="MS Mincho" w:hAnsi="MS Mincho" w:cs="MS Mincho"/>
                <w:b/>
                <w:sz w:val="40"/>
                <w:szCs w:val="40"/>
                <w:lang w:eastAsia="zh-CN"/>
              </w:rPr>
            </w:rPrChange>
          </w:rPr>
          <w:t>心</w:t>
        </w:r>
      </w:ins>
      <w:del w:id="47" w:author="Microsoft Office User" w:date="2017-08-26T15:32:00Z">
        <w:r w:rsidR="000B42C7" w:rsidRPr="0088676B" w:rsidDel="005E1FA1">
          <w:rPr>
            <w:rFonts w:ascii="Arial" w:eastAsiaTheme="minorEastAsia" w:hAnsi="Arial" w:cs="Arial"/>
            <w:b/>
            <w:sz w:val="40"/>
            <w:szCs w:val="40"/>
            <w:lang w:eastAsia="zh-CN"/>
            <w:rPrChange w:id="48"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49" w:author="Microsoft Office User" w:date="2017-08-26T15:42:00Z">
              <w:rPr>
                <w:rFonts w:ascii="Arial" w:hAnsi="Arial" w:cs="Arial"/>
                <w:b/>
                <w:sz w:val="40"/>
                <w:szCs w:val="40"/>
                <w:lang w:eastAsia="zh-CN"/>
              </w:rPr>
            </w:rPrChange>
          </w:rPr>
          <w:delText>Financial Service</w:delText>
        </w:r>
      </w:del>
      <w:ins w:id="50" w:author="Microsoft Office User" w:date="2017-08-26T15:32:00Z">
        <w:r w:rsidR="005E1FA1" w:rsidRPr="0088676B">
          <w:rPr>
            <w:rFonts w:ascii="MS Mincho" w:eastAsiaTheme="minorEastAsia" w:hAnsi="MS Mincho" w:cs="MS Mincho"/>
            <w:b/>
            <w:sz w:val="40"/>
            <w:szCs w:val="40"/>
            <w:lang w:eastAsia="zh-CN"/>
            <w:rPrChange w:id="51"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2"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3"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a4"/>
        <w:pBdr>
          <w:bottom w:val="none" w:sz="0" w:space="0" w:color="auto"/>
        </w:pBdr>
        <w:spacing w:after="120"/>
        <w:jc w:val="center"/>
        <w:rPr>
          <w:ins w:id="54" w:author="Microsoft Office User" w:date="2017-08-26T16:25:00Z"/>
          <w:rFonts w:ascii="SimSun" w:eastAsiaTheme="minorEastAsia" w:hAnsi="SimSun" w:cs="SimSun"/>
          <w:b/>
          <w:sz w:val="40"/>
          <w:szCs w:val="40"/>
          <w:lang w:eastAsia="zh-CN"/>
        </w:rPr>
        <w:pPrChange w:id="55" w:author="Microsoft Office User" w:date="2017-08-26T16:24:00Z">
          <w:pPr>
            <w:pStyle w:val="a4"/>
            <w:pBdr>
              <w:bottom w:val="none" w:sz="0" w:space="0" w:color="auto"/>
            </w:pBdr>
            <w:spacing w:after="120"/>
            <w:jc w:val="right"/>
          </w:pPr>
        </w:pPrChange>
      </w:pPr>
      <w:ins w:id="56"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57" w:author="Microsoft Office User" w:date="2017-08-26T16:25:00Z"/>
          <w:rFonts w:eastAsiaTheme="minorEastAsia"/>
          <w:lang w:eastAsia="zh-CN"/>
          <w:rPrChange w:id="58" w:author="Microsoft Office User" w:date="2017-08-26T16:25:00Z">
            <w:rPr>
              <w:del w:id="59" w:author="Microsoft Office User" w:date="2017-08-26T16:25:00Z"/>
              <w:rFonts w:ascii="Arial" w:hAnsi="Arial" w:cs="Arial"/>
              <w:b/>
              <w:sz w:val="40"/>
              <w:szCs w:val="40"/>
              <w:lang w:eastAsia="zh-CN"/>
            </w:rPr>
          </w:rPrChange>
        </w:rPr>
        <w:pPrChange w:id="60" w:author="Microsoft Office User" w:date="2017-08-26T16:25:00Z">
          <w:pPr>
            <w:pStyle w:val="a4"/>
            <w:pBdr>
              <w:bottom w:val="none" w:sz="0" w:space="0" w:color="auto"/>
            </w:pBdr>
            <w:spacing w:after="120"/>
            <w:jc w:val="right"/>
          </w:pPr>
        </w:pPrChange>
      </w:pPr>
    </w:p>
    <w:p w14:paraId="1D244364" w14:textId="6EBF53F7" w:rsidR="00753AC1" w:rsidRPr="0088676B" w:rsidDel="000D2E05" w:rsidRDefault="00191034">
      <w:pPr>
        <w:spacing w:after="120" w:line="240" w:lineRule="auto"/>
        <w:rPr>
          <w:del w:id="61" w:author="Microsoft Office User" w:date="2017-08-26T16:25:00Z"/>
          <w:rFonts w:ascii="Arial" w:eastAsiaTheme="minorEastAsia" w:hAnsi="Arial" w:cs="Arial"/>
          <w:b/>
          <w:sz w:val="36"/>
          <w:szCs w:val="36"/>
          <w:lang w:eastAsia="zh-CN"/>
          <w:rPrChange w:id="62" w:author="Microsoft Office User" w:date="2017-08-26T15:42:00Z">
            <w:rPr>
              <w:del w:id="63" w:author="Microsoft Office User" w:date="2017-08-26T16:25:00Z"/>
              <w:rFonts w:ascii="Arial" w:hAnsi="Arial" w:cs="Arial"/>
              <w:b/>
              <w:sz w:val="36"/>
              <w:szCs w:val="36"/>
            </w:rPr>
          </w:rPrChange>
        </w:rPr>
        <w:pPrChange w:id="64" w:author="Microsoft Office User" w:date="2017-08-26T16:25:00Z">
          <w:pPr>
            <w:spacing w:after="120" w:line="240" w:lineRule="auto"/>
            <w:jc w:val="center"/>
          </w:pPr>
        </w:pPrChange>
      </w:pPr>
      <w:del w:id="65"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a4"/>
        <w:pBdr>
          <w:bottom w:val="none" w:sz="0" w:space="0" w:color="auto"/>
        </w:pBdr>
        <w:spacing w:after="120"/>
        <w:rPr>
          <w:del w:id="66" w:author="Microsoft Office User" w:date="2017-08-26T15:32:00Z"/>
          <w:rFonts w:ascii="Arial" w:eastAsiaTheme="minorEastAsia" w:hAnsi="Arial" w:cs="Arial"/>
          <w:b/>
          <w:sz w:val="56"/>
          <w:szCs w:val="56"/>
          <w:lang w:eastAsia="zh-CN"/>
          <w:rPrChange w:id="67" w:author="Microsoft Office User" w:date="2017-08-26T15:42:00Z">
            <w:rPr>
              <w:del w:id="68" w:author="Microsoft Office User" w:date="2017-08-26T15:32:00Z"/>
              <w:rFonts w:ascii="Arial" w:hAnsi="Arial" w:cs="Arial"/>
              <w:b/>
              <w:sz w:val="56"/>
              <w:szCs w:val="56"/>
            </w:rPr>
          </w:rPrChange>
        </w:rPr>
        <w:pPrChange w:id="69" w:author="Microsoft Office User" w:date="2017-08-26T16:25:00Z">
          <w:pPr>
            <w:pStyle w:val="a4"/>
            <w:pBdr>
              <w:bottom w:val="none" w:sz="0" w:space="0" w:color="auto"/>
            </w:pBdr>
            <w:spacing w:after="120"/>
            <w:jc w:val="right"/>
          </w:pPr>
        </w:pPrChange>
      </w:pPr>
      <w:del w:id="70" w:author="Microsoft Office User" w:date="2017-08-26T15:32:00Z">
        <w:r w:rsidRPr="0088676B" w:rsidDel="005E1FA1">
          <w:rPr>
            <w:rFonts w:ascii="Arial" w:eastAsiaTheme="minorEastAsia" w:hAnsi="Arial" w:cs="Arial"/>
            <w:b/>
            <w:sz w:val="56"/>
            <w:szCs w:val="56"/>
            <w:lang w:eastAsia="zh-CN"/>
            <w:rPrChange w:id="71" w:author="Microsoft Office User" w:date="2017-08-26T15:42:00Z">
              <w:rPr>
                <w:rFonts w:ascii="Arial" w:hAnsi="Arial" w:cs="Arial"/>
                <w:b/>
                <w:sz w:val="56"/>
                <w:szCs w:val="56"/>
              </w:rPr>
            </w:rPrChange>
          </w:rPr>
          <w:delText>White Paper</w:delText>
        </w:r>
      </w:del>
    </w:p>
    <w:p w14:paraId="38B8A9BE" w14:textId="77777777" w:rsidR="00A20860" w:rsidRPr="0088676B" w:rsidRDefault="00A20860">
      <w:pPr>
        <w:pStyle w:val="a4"/>
        <w:pBdr>
          <w:bottom w:val="none" w:sz="0" w:space="0" w:color="auto"/>
        </w:pBdr>
        <w:spacing w:after="120"/>
        <w:rPr>
          <w:rFonts w:ascii="Arial" w:eastAsiaTheme="minorEastAsia" w:hAnsi="Arial" w:cs="Arial"/>
          <w:b/>
          <w:sz w:val="56"/>
          <w:szCs w:val="56"/>
          <w:lang w:eastAsia="zh-CN"/>
          <w:rPrChange w:id="72" w:author="Microsoft Office User" w:date="2017-08-26T15:42:00Z">
            <w:rPr>
              <w:rFonts w:ascii="Arial" w:hAnsi="Arial" w:cs="Arial"/>
              <w:b/>
              <w:sz w:val="56"/>
              <w:szCs w:val="56"/>
            </w:rPr>
          </w:rPrChange>
        </w:rPr>
        <w:pPrChange w:id="73" w:author="Microsoft Office User" w:date="2017-08-26T16:25:00Z">
          <w:pPr>
            <w:pStyle w:val="a4"/>
            <w:pBdr>
              <w:bottom w:val="none" w:sz="0" w:space="0" w:color="auto"/>
            </w:pBdr>
            <w:spacing w:after="120"/>
            <w:jc w:val="right"/>
          </w:pPr>
        </w:pPrChange>
      </w:pPr>
    </w:p>
    <w:p w14:paraId="1F54BE02" w14:textId="591F59AA" w:rsidR="00753AC1" w:rsidRPr="0088676B" w:rsidRDefault="0086448F" w:rsidP="00753AC1">
      <w:pPr>
        <w:pStyle w:val="a4"/>
        <w:pBdr>
          <w:bottom w:val="none" w:sz="0" w:space="0" w:color="auto"/>
        </w:pBdr>
        <w:spacing w:after="120"/>
        <w:jc w:val="right"/>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
      <w:del w:id="75"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6" w:author="Microsoft Office User" w:date="2017-08-26T15:42:00Z">
              <w:rPr>
                <w:rFonts w:ascii="Arial" w:hAnsi="Arial" w:cs="Arial"/>
                <w:b/>
                <w:sz w:val="32"/>
                <w:szCs w:val="32"/>
              </w:rPr>
            </w:rPrChange>
          </w:rPr>
          <w:delText xml:space="preserve"> </w:delText>
        </w:r>
      </w:del>
      <w:del w:id="77" w:author="Microsoft Office User" w:date="2017-08-26T16:24:00Z">
        <w:r w:rsidR="00A20860" w:rsidRPr="0088676B" w:rsidDel="000D2E05">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79"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0"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1"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2"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4" w:author="Microsoft Office User" w:date="2017-08-26T15:33:00Z"/>
          <w:rFonts w:ascii="Arial" w:eastAsiaTheme="minorEastAsia" w:hAnsi="Arial" w:cs="Arial"/>
          <w:sz w:val="36"/>
          <w:szCs w:val="36"/>
          <w:lang w:eastAsia="zh-CN"/>
          <w:rPrChange w:id="85" w:author="Microsoft Office User" w:date="2017-08-26T15:42:00Z">
            <w:rPr>
              <w:del w:id="86"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3"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4" w:author="Microsoft Office User" w:date="2017-08-26T15:33:00Z"/>
                <w:rFonts w:ascii="Arial" w:eastAsiaTheme="minorEastAsia" w:hAnsi="Arial" w:cs="Arial"/>
                <w:sz w:val="20"/>
                <w:szCs w:val="20"/>
                <w:lang w:eastAsia="zh-CN"/>
                <w:rPrChange w:id="95" w:author="Microsoft Office User" w:date="2017-08-26T15:42:00Z">
                  <w:rPr>
                    <w:del w:id="96" w:author="Microsoft Office User" w:date="2017-08-26T15:33:00Z"/>
                    <w:rFonts w:ascii="Arial" w:hAnsi="Arial" w:cs="Arial"/>
                    <w:sz w:val="20"/>
                    <w:szCs w:val="20"/>
                  </w:rPr>
                </w:rPrChange>
              </w:rPr>
            </w:pPr>
            <w:del w:id="97" w:author="Microsoft Office User" w:date="2017-08-26T15:33:00Z">
              <w:r w:rsidRPr="0088676B" w:rsidDel="005E1FA1">
                <w:rPr>
                  <w:rFonts w:ascii="Arial" w:eastAsiaTheme="minorEastAsia" w:hAnsi="Arial" w:cs="Arial"/>
                  <w:sz w:val="20"/>
                  <w:szCs w:val="20"/>
                  <w:lang w:eastAsia="zh-CN"/>
                  <w:rPrChange w:id="98"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2"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3" w:author="Microsoft Office User" w:date="2017-08-26T15:33:00Z"/>
                <w:rFonts w:ascii="Arial" w:eastAsiaTheme="minorEastAsia" w:hAnsi="Arial" w:cs="Arial"/>
                <w:sz w:val="20"/>
                <w:szCs w:val="20"/>
                <w:lang w:eastAsia="zh-CN"/>
                <w:rPrChange w:id="104" w:author="Microsoft Office User" w:date="2017-08-26T15:42:00Z">
                  <w:rPr>
                    <w:del w:id="105" w:author="Microsoft Office User" w:date="2017-08-26T15:33:00Z"/>
                    <w:rFonts w:ascii="Arial" w:hAnsi="Arial" w:cs="Arial"/>
                    <w:sz w:val="20"/>
                    <w:szCs w:val="20"/>
                  </w:rPr>
                </w:rPrChange>
              </w:rPr>
            </w:pPr>
            <w:del w:id="106" w:author="Microsoft Office User" w:date="2017-08-26T15:33:00Z">
              <w:r w:rsidRPr="0088676B" w:rsidDel="005E1FA1">
                <w:rPr>
                  <w:rFonts w:ascii="Arial" w:eastAsiaTheme="minorEastAsia" w:hAnsi="Arial" w:cs="Arial"/>
                  <w:sz w:val="20"/>
                  <w:szCs w:val="20"/>
                  <w:lang w:eastAsia="zh-CN"/>
                  <w:rPrChange w:id="107"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08" w:author="Microsoft Office User" w:date="2017-08-26T15:33:00Z"/>
                <w:rFonts w:ascii="Arial" w:eastAsiaTheme="minorEastAsia" w:hAnsi="Arial" w:cs="Arial"/>
                <w:sz w:val="20"/>
                <w:szCs w:val="20"/>
                <w:lang w:eastAsia="zh-CN"/>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1" w:author="Microsoft Office User" w:date="2017-08-26T15:33:00Z"/>
          <w:rFonts w:ascii="Arial" w:eastAsiaTheme="minorEastAsia" w:hAnsi="Arial" w:cs="Arial"/>
          <w:sz w:val="36"/>
          <w:szCs w:val="36"/>
          <w:lang w:eastAsia="zh-CN"/>
          <w:rPrChange w:id="112" w:author="Microsoft Office User" w:date="2017-08-26T15:42:00Z">
            <w:rPr>
              <w:del w:id="113"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7" w:author="Microsoft Office User" w:date="2017-08-26T15:33:00Z"/>
          <w:rFonts w:ascii="Arial" w:eastAsiaTheme="minorEastAsia" w:hAnsi="Arial" w:cs="Arial"/>
          <w:sz w:val="20"/>
          <w:szCs w:val="20"/>
          <w:lang w:eastAsia="zh-CN"/>
          <w:rPrChange w:id="118" w:author="Microsoft Office User" w:date="2017-08-26T15:42:00Z">
            <w:rPr>
              <w:del w:id="119" w:author="Microsoft Office User" w:date="2017-08-26T15:33:00Z"/>
              <w:rFonts w:ascii="Arial" w:hAnsi="Arial" w:cs="Arial"/>
              <w:sz w:val="20"/>
              <w:szCs w:val="20"/>
            </w:rPr>
          </w:rPrChange>
        </w:rPr>
      </w:pPr>
    </w:p>
    <w:p w14:paraId="2FBDF0EF" w14:textId="6CAC6BDC" w:rsidR="00730041" w:rsidRPr="0088676B" w:rsidDel="005E1FA1" w:rsidRDefault="00730041">
      <w:pPr>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del w:id="123" w:author="Microsoft Office User" w:date="2017-08-26T15:33:00Z">
        <w:r w:rsidRPr="0088676B" w:rsidDel="005E1FA1">
          <w:rPr>
            <w:rFonts w:ascii="Arial" w:eastAsiaTheme="minorEastAsia" w:hAnsi="Arial" w:cs="Arial"/>
            <w:sz w:val="20"/>
            <w:szCs w:val="20"/>
            <w:lang w:eastAsia="zh-CN"/>
            <w:rPrChange w:id="124"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5" w:author="Microsoft Office User" w:date="2017-08-26T15:33:00Z"/>
          <w:rFonts w:ascii="Arial" w:eastAsiaTheme="minorEastAsia" w:hAnsi="Arial" w:cs="Arial"/>
          <w:sz w:val="20"/>
          <w:szCs w:val="20"/>
          <w:lang w:eastAsia="zh-CN"/>
          <w:rPrChange w:id="126" w:author="Microsoft Office User" w:date="2017-08-26T15:42:00Z">
            <w:rPr>
              <w:del w:id="127"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28" w:author="Microsoft Office User" w:date="2017-08-26T15:33:00Z"/>
          <w:rFonts w:eastAsiaTheme="minorEastAsia"/>
          <w:lang w:eastAsia="zh-CN"/>
          <w:rPrChange w:id="129" w:author="Microsoft Office User" w:date="2017-08-26T15:42:00Z">
            <w:rPr>
              <w:del w:id="130"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1" w:author="Microsoft Office User" w:date="2017-08-26T15:33:00Z"/>
          <w:rFonts w:ascii="Arial" w:eastAsiaTheme="minorEastAsia" w:hAnsi="Arial" w:cs="Arial"/>
          <w:sz w:val="24"/>
          <w:szCs w:val="24"/>
          <w:lang w:eastAsia="zh-CN"/>
          <w:rPrChange w:id="132" w:author="Microsoft Office User" w:date="2017-08-26T15:42:00Z">
            <w:rPr>
              <w:del w:id="133" w:author="Microsoft Office User" w:date="2017-08-26T15:33:00Z"/>
              <w:rFonts w:ascii="Arial" w:hAnsi="Arial" w:cs="Arial"/>
              <w:sz w:val="24"/>
              <w:szCs w:val="24"/>
            </w:rPr>
          </w:rPrChange>
        </w:rPr>
      </w:pPr>
      <w:del w:id="134" w:author="Microsoft Office User" w:date="2017-08-26T15:33:00Z">
        <w:r w:rsidRPr="0088676B" w:rsidDel="005E1FA1">
          <w:rPr>
            <w:rFonts w:ascii="Arial" w:eastAsiaTheme="minorEastAsia" w:hAnsi="Arial" w:cs="Arial"/>
            <w:sz w:val="24"/>
            <w:szCs w:val="24"/>
            <w:lang w:eastAsia="zh-CN"/>
            <w:rPrChange w:id="135" w:author="Microsoft Office User" w:date="2017-08-26T15:42:00Z">
              <w:rPr>
                <w:rFonts w:ascii="Arial" w:hAnsi="Arial" w:cs="Arial"/>
                <w:sz w:val="24"/>
                <w:szCs w:val="24"/>
              </w:rPr>
            </w:rPrChange>
          </w:rPr>
          <w:delText>AMENDMENT HISTORY</w:delText>
        </w:r>
      </w:del>
    </w:p>
    <w:tbl>
      <w:tblPr>
        <w:tblStyle w:val="a8"/>
        <w:tblW w:w="0" w:type="auto"/>
        <w:tblLook w:val="04A0" w:firstRow="1" w:lastRow="0" w:firstColumn="1" w:lastColumn="0" w:noHBand="0" w:noVBand="1"/>
      </w:tblPr>
      <w:tblGrid>
        <w:gridCol w:w="1005"/>
        <w:gridCol w:w="1469"/>
        <w:gridCol w:w="1444"/>
        <w:gridCol w:w="5432"/>
      </w:tblGrid>
      <w:tr w:rsidR="00716C79" w:rsidRPr="0088676B" w:rsidDel="005E1FA1" w14:paraId="0BFD8C09" w14:textId="36F2B9FF" w:rsidTr="00D80843">
        <w:trPr>
          <w:del w:id="136" w:author="Microsoft Office User" w:date="2017-08-26T15:33:00Z"/>
        </w:trPr>
        <w:tc>
          <w:tcPr>
            <w:tcW w:w="1008" w:type="dxa"/>
          </w:tcPr>
          <w:p w14:paraId="79FC72F2" w14:textId="107B5EAF" w:rsidR="00716C79" w:rsidRPr="0088676B" w:rsidDel="005E1FA1" w:rsidRDefault="00716C79" w:rsidP="00393AFE">
            <w:pPr>
              <w:spacing w:after="120"/>
              <w:rPr>
                <w:del w:id="137" w:author="Microsoft Office User" w:date="2017-08-26T15:33:00Z"/>
                <w:rFonts w:ascii="Arial" w:eastAsiaTheme="minorEastAsia" w:hAnsi="Arial" w:cs="Arial"/>
                <w:b/>
                <w:sz w:val="20"/>
                <w:szCs w:val="20"/>
                <w:lang w:eastAsia="zh-CN"/>
                <w:rPrChange w:id="138" w:author="Microsoft Office User" w:date="2017-08-26T15:42:00Z">
                  <w:rPr>
                    <w:del w:id="139" w:author="Microsoft Office User" w:date="2017-08-26T15:33:00Z"/>
                    <w:rFonts w:ascii="Arial" w:hAnsi="Arial" w:cs="Arial"/>
                    <w:b/>
                    <w:sz w:val="20"/>
                    <w:szCs w:val="20"/>
                  </w:rPr>
                </w:rPrChange>
              </w:rPr>
            </w:pPr>
            <w:del w:id="140" w:author="Microsoft Office User" w:date="2017-08-26T15:33:00Z">
              <w:r w:rsidRPr="0088676B" w:rsidDel="005E1FA1">
                <w:rPr>
                  <w:rFonts w:ascii="Arial" w:eastAsiaTheme="minorEastAsia" w:hAnsi="Arial" w:cs="Arial"/>
                  <w:b/>
                  <w:sz w:val="20"/>
                  <w:szCs w:val="20"/>
                  <w:lang w:eastAsia="zh-CN"/>
                  <w:rPrChange w:id="141"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2" w:author="Microsoft Office User" w:date="2017-08-26T15:33:00Z"/>
                <w:rFonts w:ascii="Arial" w:eastAsiaTheme="minorEastAsia" w:hAnsi="Arial" w:cs="Arial"/>
                <w:b/>
                <w:sz w:val="20"/>
                <w:szCs w:val="20"/>
                <w:lang w:eastAsia="zh-CN"/>
                <w:rPrChange w:id="143" w:author="Microsoft Office User" w:date="2017-08-26T15:42:00Z">
                  <w:rPr>
                    <w:del w:id="144" w:author="Microsoft Office User" w:date="2017-08-26T15:33:00Z"/>
                    <w:rFonts w:ascii="Arial" w:hAnsi="Arial" w:cs="Arial"/>
                    <w:b/>
                    <w:sz w:val="20"/>
                    <w:szCs w:val="20"/>
                  </w:rPr>
                </w:rPrChange>
              </w:rPr>
            </w:pPr>
            <w:del w:id="145" w:author="Microsoft Office User" w:date="2017-08-26T15:33:00Z">
              <w:r w:rsidRPr="0088676B" w:rsidDel="005E1FA1">
                <w:rPr>
                  <w:rFonts w:ascii="Arial" w:eastAsiaTheme="minorEastAsia" w:hAnsi="Arial" w:cs="Arial"/>
                  <w:b/>
                  <w:sz w:val="20"/>
                  <w:szCs w:val="20"/>
                  <w:lang w:eastAsia="zh-CN"/>
                  <w:rPrChange w:id="146"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7" w:author="Microsoft Office User" w:date="2017-08-26T15:33:00Z"/>
                <w:rFonts w:ascii="Arial" w:eastAsiaTheme="minorEastAsia" w:hAnsi="Arial" w:cs="Arial"/>
                <w:b/>
                <w:sz w:val="20"/>
                <w:szCs w:val="20"/>
                <w:lang w:eastAsia="zh-CN"/>
                <w:rPrChange w:id="148" w:author="Microsoft Office User" w:date="2017-08-26T15:42:00Z">
                  <w:rPr>
                    <w:del w:id="149" w:author="Microsoft Office User" w:date="2017-08-26T15:33:00Z"/>
                    <w:rFonts w:ascii="Arial" w:hAnsi="Arial" w:cs="Arial"/>
                    <w:b/>
                    <w:sz w:val="20"/>
                    <w:szCs w:val="20"/>
                  </w:rPr>
                </w:rPrChange>
              </w:rPr>
            </w:pPr>
            <w:del w:id="150" w:author="Microsoft Office User" w:date="2017-08-26T15:33:00Z">
              <w:r w:rsidRPr="0088676B" w:rsidDel="005E1FA1">
                <w:rPr>
                  <w:rFonts w:ascii="Arial" w:eastAsiaTheme="minorEastAsia" w:hAnsi="Arial" w:cs="Arial"/>
                  <w:b/>
                  <w:sz w:val="20"/>
                  <w:szCs w:val="20"/>
                  <w:lang w:eastAsia="zh-CN"/>
                  <w:rPrChange w:id="151"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2" w:author="Microsoft Office User" w:date="2017-08-26T15:33:00Z"/>
                <w:rFonts w:ascii="Arial" w:eastAsiaTheme="minorEastAsia" w:hAnsi="Arial" w:cs="Arial"/>
                <w:b/>
                <w:sz w:val="20"/>
                <w:szCs w:val="20"/>
                <w:lang w:eastAsia="zh-CN"/>
                <w:rPrChange w:id="153" w:author="Microsoft Office User" w:date="2017-08-26T15:42:00Z">
                  <w:rPr>
                    <w:del w:id="154" w:author="Microsoft Office User" w:date="2017-08-26T15:33:00Z"/>
                    <w:rFonts w:ascii="Arial" w:hAnsi="Arial" w:cs="Arial"/>
                    <w:b/>
                    <w:sz w:val="20"/>
                    <w:szCs w:val="20"/>
                  </w:rPr>
                </w:rPrChange>
              </w:rPr>
            </w:pPr>
            <w:del w:id="155" w:author="Microsoft Office User" w:date="2017-08-26T15:33:00Z">
              <w:r w:rsidRPr="0088676B" w:rsidDel="005E1FA1">
                <w:rPr>
                  <w:rFonts w:ascii="Arial" w:eastAsiaTheme="minorEastAsia" w:hAnsi="Arial" w:cs="Arial"/>
                  <w:b/>
                  <w:sz w:val="20"/>
                  <w:szCs w:val="20"/>
                  <w:lang w:eastAsia="zh-CN"/>
                  <w:rPrChange w:id="156"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7"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58" w:author="Microsoft Office User" w:date="2017-08-26T15:33:00Z"/>
                <w:rFonts w:ascii="Arial" w:eastAsiaTheme="minorEastAsia" w:hAnsi="Arial" w:cs="Arial"/>
                <w:b w:val="0"/>
                <w:sz w:val="20"/>
                <w:lang w:eastAsia="zh-CN"/>
                <w:rPrChange w:id="159" w:author="Microsoft Office User" w:date="2017-08-26T15:42:00Z">
                  <w:rPr>
                    <w:del w:id="160" w:author="Microsoft Office User" w:date="2017-08-26T15:33:00Z"/>
                    <w:rFonts w:ascii="Arial" w:hAnsi="Arial" w:cs="Arial"/>
                    <w:b w:val="0"/>
                    <w:sz w:val="20"/>
                  </w:rPr>
                </w:rPrChange>
              </w:rPr>
            </w:pPr>
            <w:del w:id="161" w:author="Microsoft Office User" w:date="2017-08-26T15:33:00Z">
              <w:r w:rsidRPr="0088676B" w:rsidDel="005E1FA1">
                <w:rPr>
                  <w:rFonts w:ascii="Arial" w:eastAsiaTheme="minorEastAsia" w:hAnsi="Arial" w:cs="Arial"/>
                  <w:b w:val="0"/>
                  <w:sz w:val="20"/>
                  <w:lang w:eastAsia="zh-CN"/>
                  <w:rPrChange w:id="162" w:author="Microsoft Office User" w:date="2017-08-26T15:42:00Z">
                    <w:rPr>
                      <w:rFonts w:ascii="Arial" w:hAnsi="Arial" w:cs="Arial"/>
                      <w:b w:val="0"/>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3" w:author="Microsoft Office User" w:date="2017-08-26T15:33:00Z"/>
                <w:rFonts w:ascii="Arial" w:eastAsiaTheme="minorEastAsia" w:hAnsi="Arial" w:cs="Arial"/>
                <w:b w:val="0"/>
                <w:sz w:val="20"/>
                <w:lang w:eastAsia="zh-CN"/>
                <w:rPrChange w:id="164" w:author="Microsoft Office User" w:date="2017-08-26T15:42:00Z">
                  <w:rPr>
                    <w:del w:id="165" w:author="Microsoft Office User" w:date="2017-08-26T15:33:00Z"/>
                    <w:rFonts w:ascii="Arial" w:hAnsi="Arial" w:cs="Arial"/>
                    <w:b w:val="0"/>
                    <w:sz w:val="20"/>
                  </w:rPr>
                </w:rPrChange>
              </w:rPr>
            </w:pPr>
            <w:del w:id="166" w:author="Microsoft Office User" w:date="2017-08-26T15:33:00Z">
              <w:r w:rsidRPr="0088676B" w:rsidDel="005E1FA1">
                <w:rPr>
                  <w:rFonts w:ascii="Arial" w:eastAsiaTheme="minorEastAsia" w:hAnsi="Arial" w:cs="Arial"/>
                  <w:b w:val="0"/>
                  <w:sz w:val="20"/>
                  <w:lang w:eastAsia="zh-CN"/>
                  <w:rPrChange w:id="167" w:author="Microsoft Office User" w:date="2017-08-26T15:42:00Z">
                    <w:rPr>
                      <w:rFonts w:ascii="Arial" w:hAnsi="Arial" w:cs="Arial"/>
                      <w:b w:val="0"/>
                      <w:sz w:val="20"/>
                    </w:rPr>
                  </w:rPrChange>
                </w:rPr>
                <w:delText>Jun</w:delText>
              </w:r>
              <w:r w:rsidR="00716C79" w:rsidRPr="0088676B" w:rsidDel="005E1FA1">
                <w:rPr>
                  <w:rFonts w:ascii="Arial" w:eastAsiaTheme="minorEastAsia" w:hAnsi="Arial" w:cs="Arial"/>
                  <w:b w:val="0"/>
                  <w:sz w:val="20"/>
                  <w:lang w:eastAsia="zh-CN"/>
                  <w:rPrChange w:id="168" w:author="Microsoft Office User" w:date="2017-08-26T15:42:00Z">
                    <w:rPr>
                      <w:rFonts w:ascii="Arial" w:hAnsi="Arial" w:cs="Arial"/>
                      <w:b w:val="0"/>
                      <w:sz w:val="20"/>
                    </w:rPr>
                  </w:rPrChange>
                </w:rPr>
                <w:delText xml:space="preserve">. </w:delText>
              </w:r>
              <w:r w:rsidRPr="0088676B" w:rsidDel="005E1FA1">
                <w:rPr>
                  <w:rFonts w:ascii="Arial" w:eastAsiaTheme="minorEastAsia" w:hAnsi="Arial" w:cs="Arial"/>
                  <w:b w:val="0"/>
                  <w:sz w:val="20"/>
                  <w:lang w:eastAsia="zh-CN"/>
                  <w:rPrChange w:id="169" w:author="Microsoft Office User" w:date="2017-08-26T15:42:00Z">
                    <w:rPr>
                      <w:rFonts w:ascii="Arial" w:hAnsi="Arial" w:cs="Arial"/>
                      <w:b w:val="0"/>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b w:val="0"/>
                  <w:sz w:val="20"/>
                  <w:lang w:eastAsia="zh-CN"/>
                  <w:rPrChange w:id="174" w:author="Microsoft Office User" w:date="2017-08-26T15:42:00Z">
                    <w:rPr>
                      <w:rFonts w:ascii="Arial" w:hAnsi="Arial" w:cs="Arial"/>
                      <w:b w:val="0"/>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5" w:author="Microsoft Office User" w:date="2017-08-26T15:33:00Z"/>
                <w:rFonts w:ascii="Arial" w:eastAsiaTheme="minorEastAsia" w:hAnsi="Arial" w:cs="Arial"/>
                <w:b w:val="0"/>
                <w:sz w:val="20"/>
                <w:lang w:eastAsia="zh-CN"/>
                <w:rPrChange w:id="176" w:author="Microsoft Office User" w:date="2017-08-26T15:42:00Z">
                  <w:rPr>
                    <w:del w:id="177" w:author="Microsoft Office User" w:date="2017-08-26T15:33:00Z"/>
                    <w:rFonts w:ascii="Arial" w:hAnsi="Arial" w:cs="Arial"/>
                    <w:b w:val="0"/>
                    <w:sz w:val="20"/>
                  </w:rPr>
                </w:rPrChange>
              </w:rPr>
            </w:pPr>
            <w:del w:id="178" w:author="Microsoft Office User" w:date="2017-08-26T15:33:00Z">
              <w:r w:rsidRPr="0088676B" w:rsidDel="005E1FA1">
                <w:rPr>
                  <w:rFonts w:ascii="Arial" w:eastAsiaTheme="minorEastAsia" w:hAnsi="Arial" w:cs="Arial"/>
                  <w:b w:val="0"/>
                  <w:sz w:val="20"/>
                  <w:lang w:eastAsia="zh-CN"/>
                  <w:rPrChange w:id="179" w:author="Microsoft Office User" w:date="2017-08-26T15:42:00Z">
                    <w:rPr>
                      <w:rFonts w:ascii="Arial" w:hAnsi="Arial" w:cs="Arial"/>
                      <w:b w:val="0"/>
                      <w:sz w:val="20"/>
                    </w:rPr>
                  </w:rPrChange>
                </w:rPr>
                <w:delText>Initial version</w:delText>
              </w:r>
            </w:del>
          </w:p>
        </w:tc>
      </w:tr>
      <w:tr w:rsidR="00716C79" w:rsidRPr="0088676B" w:rsidDel="005E1FA1" w14:paraId="07C56591" w14:textId="3D4140E7" w:rsidTr="00D80843">
        <w:trPr>
          <w:del w:id="180"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1" w:author="Microsoft Office User" w:date="2017-08-26T15:33:00Z"/>
                <w:rFonts w:ascii="Arial" w:eastAsiaTheme="minorEastAsia" w:hAnsi="Arial" w:cs="Arial"/>
                <w:b w:val="0"/>
                <w:sz w:val="20"/>
                <w:lang w:eastAsia="zh-CN"/>
                <w:rPrChange w:id="182" w:author="Microsoft Office User" w:date="2017-08-26T15:42:00Z">
                  <w:rPr>
                    <w:del w:id="183" w:author="Microsoft Office User" w:date="2017-08-26T15:33:00Z"/>
                    <w:rFonts w:ascii="Arial" w:hAnsi="Arial" w:cs="Arial"/>
                    <w:b w:val="0"/>
                    <w:sz w:val="20"/>
                  </w:rPr>
                </w:rPrChange>
              </w:rPr>
            </w:pPr>
            <w:del w:id="184" w:author="Microsoft Office User" w:date="2017-08-26T15:33:00Z">
              <w:r w:rsidRPr="0088676B" w:rsidDel="005E1FA1">
                <w:rPr>
                  <w:rFonts w:ascii="Arial" w:eastAsiaTheme="minorEastAsia" w:hAnsi="Arial" w:cs="Arial"/>
                  <w:b w:val="0"/>
                  <w:sz w:val="20"/>
                  <w:lang w:eastAsia="zh-CN"/>
                  <w:rPrChange w:id="185" w:author="Microsoft Office User" w:date="2017-08-26T15:42:00Z">
                    <w:rPr>
                      <w:rFonts w:ascii="Arial" w:hAnsi="Arial" w:cs="Arial"/>
                      <w:b w:val="0"/>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6" w:author="Microsoft Office User" w:date="2017-08-26T15:33:00Z"/>
                <w:rFonts w:ascii="Arial" w:eastAsiaTheme="minorEastAsia" w:hAnsi="Arial" w:cs="Arial"/>
                <w:b w:val="0"/>
                <w:sz w:val="20"/>
                <w:lang w:eastAsia="zh-CN"/>
              </w:rPr>
            </w:pPr>
            <w:del w:id="187" w:author="Microsoft Office User" w:date="2017-08-26T15:33:00Z">
              <w:r w:rsidRPr="0088676B" w:rsidDel="005E1FA1">
                <w:rPr>
                  <w:rFonts w:ascii="Arial" w:eastAsiaTheme="minorEastAsia" w:hAnsi="Arial" w:cs="Arial"/>
                  <w:b w:val="0"/>
                  <w:sz w:val="20"/>
                  <w:lang w:eastAsia="zh-CN"/>
                  <w:rPrChange w:id="188" w:author="Microsoft Office User" w:date="2017-08-26T15:42:00Z">
                    <w:rPr>
                      <w:rFonts w:ascii="Arial" w:hAnsi="Arial" w:cs="Arial"/>
                      <w:b w:val="0"/>
                      <w:sz w:val="20"/>
                    </w:rPr>
                  </w:rPrChange>
                </w:rPr>
                <w:delText>Jul</w:delText>
              </w:r>
              <w:r w:rsidR="009B3E1A" w:rsidRPr="0088676B" w:rsidDel="005E1FA1">
                <w:rPr>
                  <w:rFonts w:ascii="Arial" w:eastAsiaTheme="minorEastAsia" w:hAnsi="Arial" w:cs="Arial"/>
                  <w:b w:val="0"/>
                  <w:sz w:val="20"/>
                  <w:lang w:eastAsia="zh-CN"/>
                  <w:rPrChange w:id="189" w:author="Microsoft Office User" w:date="2017-08-26T15:42:00Z">
                    <w:rPr>
                      <w:rFonts w:ascii="Arial" w:hAnsi="Arial" w:cs="Arial"/>
                      <w:b w:val="0"/>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0" w:author="Microsoft Office User" w:date="2017-08-26T15:33:00Z"/>
                <w:rFonts w:ascii="Arial" w:eastAsiaTheme="minorEastAsia" w:hAnsi="Arial" w:cs="Arial"/>
                <w:b w:val="0"/>
                <w:sz w:val="20"/>
                <w:lang w:eastAsia="zh-CN"/>
              </w:rPr>
            </w:pPr>
            <w:del w:id="191" w:author="Microsoft Office User" w:date="2017-08-26T15:33:00Z">
              <w:r w:rsidRPr="0088676B" w:rsidDel="005E1FA1">
                <w:rPr>
                  <w:rFonts w:ascii="Arial" w:eastAsiaTheme="minorEastAsia" w:hAnsi="Arial" w:cs="Arial"/>
                  <w:b w:val="0"/>
                  <w:sz w:val="20"/>
                  <w:lang w:eastAsia="zh-CN"/>
                  <w:rPrChange w:id="192" w:author="Microsoft Office User" w:date="2017-08-26T15:42:00Z">
                    <w:rPr>
                      <w:rFonts w:ascii="Arial" w:hAnsi="Arial" w:cs="Arial"/>
                      <w:b w:val="0"/>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b w:val="0"/>
                  <w:sz w:val="20"/>
                  <w:lang w:eastAsia="zh-CN"/>
                  <w:rPrChange w:id="197" w:author="Microsoft Office User" w:date="2017-08-26T15:42:00Z">
                    <w:rPr>
                      <w:rFonts w:ascii="Arial" w:hAnsi="Arial" w:cs="Arial"/>
                      <w:b w:val="0"/>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b w:val="0"/>
                  <w:sz w:val="20"/>
                  <w:lang w:eastAsia="zh-CN"/>
                  <w:rPrChange w:id="200" w:author="Microsoft Office User" w:date="2017-08-26T15:42:00Z">
                    <w:rPr>
                      <w:rFonts w:ascii="Arial" w:hAnsi="Arial" w:cs="Arial"/>
                      <w:b w:val="0"/>
                      <w:sz w:val="20"/>
                    </w:rPr>
                  </w:rPrChange>
                </w:rPr>
                <w:delText>Mutual Insurance logic diagram added</w:delText>
              </w:r>
            </w:del>
          </w:p>
        </w:tc>
      </w:tr>
      <w:tr w:rsidR="00444966" w:rsidRPr="0088676B" w:rsidDel="005E1FA1" w14:paraId="432E4D3C" w14:textId="7294F115" w:rsidTr="00D80843">
        <w:trPr>
          <w:del w:id="201"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hAnsi="Arial" w:cs="Arial"/>
                    <w:b w:val="0"/>
                    <w:sz w:val="20"/>
                  </w:rPr>
                </w:rPrChange>
              </w:rPr>
            </w:pPr>
            <w:del w:id="205" w:author="Microsoft Office User" w:date="2017-08-26T15:33:00Z">
              <w:r w:rsidRPr="0088676B" w:rsidDel="005E1FA1">
                <w:rPr>
                  <w:rFonts w:ascii="Arial" w:eastAsiaTheme="minorEastAsia" w:hAnsi="Arial" w:cs="Arial"/>
                  <w:b w:val="0"/>
                  <w:sz w:val="20"/>
                  <w:lang w:eastAsia="zh-CN"/>
                  <w:rPrChange w:id="206" w:author="Microsoft Office User" w:date="2017-08-26T15:42:00Z">
                    <w:rPr>
                      <w:rFonts w:ascii="Arial" w:hAnsi="Arial" w:cs="Arial"/>
                      <w:b w:val="0"/>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7" w:author="Microsoft Office User" w:date="2017-08-26T15:33:00Z"/>
                <w:rFonts w:ascii="Arial" w:eastAsiaTheme="minorEastAsia" w:hAnsi="Arial" w:cs="Arial"/>
                <w:b w:val="0"/>
                <w:sz w:val="20"/>
                <w:lang w:eastAsia="zh-CN"/>
                <w:rPrChange w:id="208" w:author="Microsoft Office User" w:date="2017-08-26T15:42:00Z">
                  <w:rPr>
                    <w:del w:id="209" w:author="Microsoft Office User" w:date="2017-08-26T15:33:00Z"/>
                    <w:rFonts w:ascii="Arial" w:hAnsi="Arial" w:cs="Arial"/>
                    <w:b w:val="0"/>
                    <w:sz w:val="20"/>
                  </w:rPr>
                </w:rPrChange>
              </w:rPr>
            </w:pPr>
            <w:del w:id="210" w:author="Microsoft Office User" w:date="2017-08-26T15:33:00Z">
              <w:r w:rsidRPr="0088676B" w:rsidDel="005E1FA1">
                <w:rPr>
                  <w:rFonts w:ascii="Arial" w:eastAsiaTheme="minorEastAsia" w:hAnsi="Arial" w:cs="Arial"/>
                  <w:b w:val="0"/>
                  <w:sz w:val="20"/>
                  <w:lang w:eastAsia="zh-CN"/>
                  <w:rPrChange w:id="211" w:author="Microsoft Office User" w:date="2017-08-26T15:42:00Z">
                    <w:rPr>
                      <w:rFonts w:ascii="Arial" w:hAnsi="Arial" w:cs="Arial"/>
                      <w:b w:val="0"/>
                      <w:sz w:val="20"/>
                    </w:rPr>
                  </w:rPrChange>
                </w:rPr>
                <w:delText>July 8</w:delText>
              </w:r>
              <w:r w:rsidR="007B577D" w:rsidRPr="0088676B" w:rsidDel="005E1FA1">
                <w:rPr>
                  <w:rFonts w:ascii="Arial" w:eastAsiaTheme="minorEastAsia" w:hAnsi="Arial" w:cs="Arial"/>
                  <w:b w:val="0"/>
                  <w:sz w:val="20"/>
                  <w:lang w:eastAsia="zh-CN"/>
                  <w:rPrChange w:id="212" w:author="Microsoft Office User" w:date="2017-08-26T15:42:00Z">
                    <w:rPr>
                      <w:rFonts w:ascii="Arial" w:hAnsi="Arial" w:cs="Arial"/>
                      <w:b w:val="0"/>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hAnsi="Arial" w:cs="Arial"/>
                    <w:b w:val="0"/>
                    <w:sz w:val="20"/>
                  </w:rPr>
                </w:rPrChange>
              </w:rPr>
            </w:pPr>
            <w:del w:id="216" w:author="Microsoft Office User" w:date="2017-08-26T15:33:00Z">
              <w:r w:rsidRPr="0088676B" w:rsidDel="005E1FA1">
                <w:rPr>
                  <w:rFonts w:ascii="Arial" w:eastAsiaTheme="minorEastAsia" w:hAnsi="Arial" w:cs="Arial"/>
                  <w:b w:val="0"/>
                  <w:sz w:val="20"/>
                  <w:lang w:eastAsia="zh-CN"/>
                  <w:rPrChange w:id="217" w:author="Microsoft Office User" w:date="2017-08-26T15:42:00Z">
                    <w:rPr>
                      <w:rFonts w:ascii="Arial" w:hAnsi="Arial" w:cs="Arial"/>
                      <w:b w:val="0"/>
                      <w:sz w:val="20"/>
                    </w:rPr>
                  </w:rPrChange>
                </w:rPr>
                <w:delText xml:space="preserve">Z.  </w:delText>
              </w:r>
              <w:r w:rsidR="007B577D" w:rsidRPr="0088676B" w:rsidDel="005E1FA1">
                <w:rPr>
                  <w:rFonts w:ascii="Arial" w:eastAsiaTheme="minorEastAsia" w:hAnsi="Arial" w:cs="Arial"/>
                  <w:b w:val="0"/>
                  <w:sz w:val="20"/>
                  <w:lang w:eastAsia="zh-CN"/>
                  <w:rPrChange w:id="218" w:author="Microsoft Office User" w:date="2017-08-26T15:42:00Z">
                    <w:rPr>
                      <w:rFonts w:ascii="Arial" w:hAnsi="Arial" w:cs="Arial"/>
                      <w:b w:val="0"/>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hAnsi="Arial" w:cs="Arial"/>
                    <w:b w:val="0"/>
                    <w:sz w:val="20"/>
                  </w:rPr>
                </w:rPrChange>
              </w:rPr>
            </w:pPr>
            <w:del w:id="222" w:author="Microsoft Office User" w:date="2017-08-26T15:33:00Z">
              <w:r w:rsidRPr="0088676B" w:rsidDel="005E1FA1">
                <w:rPr>
                  <w:rFonts w:ascii="Arial" w:eastAsiaTheme="minorEastAsia" w:hAnsi="Arial" w:cs="Arial"/>
                  <w:b w:val="0"/>
                  <w:sz w:val="20"/>
                  <w:lang w:eastAsia="zh-CN"/>
                  <w:rPrChange w:id="223" w:author="Microsoft Office User" w:date="2017-08-26T15:42:00Z">
                    <w:rPr>
                      <w:rFonts w:ascii="Arial" w:hAnsi="Arial" w:cs="Arial"/>
                      <w:b w:val="0"/>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4" w:author="Microsoft Office User" w:date="2017-08-26T15:33:00Z"/>
                <w:rFonts w:ascii="Arial" w:eastAsiaTheme="minorEastAsia" w:hAnsi="Arial" w:cs="Arial"/>
                <w:b w:val="0"/>
                <w:sz w:val="20"/>
                <w:lang w:eastAsia="zh-CN"/>
                <w:rPrChange w:id="225" w:author="Microsoft Office User" w:date="2017-08-26T15:42:00Z">
                  <w:rPr>
                    <w:del w:id="226" w:author="Microsoft Office User" w:date="2017-08-26T15:33:00Z"/>
                    <w:rFonts w:ascii="Arial" w:hAnsi="Arial" w:cs="Arial"/>
                    <w:b w:val="0"/>
                    <w:sz w:val="20"/>
                  </w:rPr>
                </w:rPrChange>
              </w:rPr>
            </w:pPr>
            <w:del w:id="227" w:author="Microsoft Office User" w:date="2017-08-26T15:33:00Z">
              <w:r w:rsidRPr="0088676B" w:rsidDel="005E1FA1">
                <w:rPr>
                  <w:rFonts w:ascii="Arial" w:eastAsiaTheme="minorEastAsia" w:hAnsi="Arial" w:cs="Arial"/>
                  <w:b w:val="0"/>
                  <w:sz w:val="20"/>
                  <w:lang w:eastAsia="zh-CN"/>
                  <w:rPrChange w:id="228" w:author="Microsoft Office User" w:date="2017-08-26T15:42:00Z">
                    <w:rPr>
                      <w:rFonts w:ascii="Arial" w:hAnsi="Arial" w:cs="Arial"/>
                      <w:b w:val="0"/>
                      <w:sz w:val="20"/>
                    </w:rPr>
                  </w:rPrChange>
                </w:rPr>
                <w:delText>3 Insurance use cases</w:delText>
              </w:r>
            </w:del>
          </w:p>
        </w:tc>
      </w:tr>
      <w:tr w:rsidR="00D80843" w:rsidRPr="0088676B" w:rsidDel="005E1FA1" w14:paraId="47C7EAC3" w14:textId="7F954A9F" w:rsidTr="00D80843">
        <w:trPr>
          <w:del w:id="229"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b w:val="0"/>
                  <w:sz w:val="20"/>
                  <w:lang w:eastAsia="zh-CN"/>
                  <w:rPrChange w:id="234" w:author="Microsoft Office User" w:date="2017-08-26T15:42:00Z">
                    <w:rPr>
                      <w:rFonts w:ascii="Arial" w:hAnsi="Arial" w:cs="Arial"/>
                      <w:b w:val="0"/>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5" w:author="Microsoft Office User" w:date="2017-08-26T15:33:00Z"/>
                <w:rFonts w:ascii="Arial" w:eastAsiaTheme="minorEastAsia" w:hAnsi="Arial" w:cs="Arial"/>
                <w:b w:val="0"/>
                <w:sz w:val="20"/>
                <w:lang w:eastAsia="zh-CN"/>
                <w:rPrChange w:id="236" w:author="Microsoft Office User" w:date="2017-08-26T15:42:00Z">
                  <w:rPr>
                    <w:del w:id="237" w:author="Microsoft Office User" w:date="2017-08-26T15:33:00Z"/>
                    <w:rFonts w:ascii="Arial" w:hAnsi="Arial" w:cs="Arial"/>
                    <w:b w:val="0"/>
                    <w:sz w:val="20"/>
                  </w:rPr>
                </w:rPrChange>
              </w:rPr>
            </w:pPr>
            <w:del w:id="238" w:author="Microsoft Office User" w:date="2017-08-26T15:33:00Z">
              <w:r w:rsidRPr="0088676B" w:rsidDel="005E1FA1">
                <w:rPr>
                  <w:rFonts w:ascii="Arial" w:eastAsiaTheme="minorEastAsia" w:hAnsi="Arial" w:cs="Arial"/>
                  <w:b w:val="0"/>
                  <w:sz w:val="20"/>
                  <w:lang w:eastAsia="zh-CN"/>
                  <w:rPrChange w:id="239" w:author="Microsoft Office User" w:date="2017-08-26T15:42:00Z">
                    <w:rPr>
                      <w:rFonts w:ascii="Arial" w:hAnsi="Arial" w:cs="Arial"/>
                      <w:b w:val="0"/>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b w:val="0"/>
                  <w:sz w:val="20"/>
                  <w:lang w:eastAsia="zh-CN"/>
                  <w:rPrChange w:id="240" w:author="Microsoft Office User" w:date="2017-08-26T15:42:00Z">
                    <w:rPr>
                      <w:rFonts w:ascii="Arial" w:hAnsi="Arial" w:cs="Arial"/>
                      <w:b w:val="0"/>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1" w:author="Microsoft Office User" w:date="2017-08-26T15:33:00Z"/>
                <w:rFonts w:ascii="Arial" w:eastAsiaTheme="minorEastAsia" w:hAnsi="Arial" w:cs="Arial"/>
                <w:b w:val="0"/>
                <w:sz w:val="20"/>
                <w:lang w:eastAsia="zh-CN"/>
                <w:rPrChange w:id="242" w:author="Microsoft Office User" w:date="2017-08-26T15:42:00Z">
                  <w:rPr>
                    <w:del w:id="243" w:author="Microsoft Office User" w:date="2017-08-26T15:33:00Z"/>
                    <w:rFonts w:ascii="Arial" w:hAnsi="Arial" w:cs="Arial"/>
                    <w:b w:val="0"/>
                    <w:sz w:val="20"/>
                  </w:rPr>
                </w:rPrChange>
              </w:rPr>
            </w:pPr>
            <w:del w:id="244" w:author="Microsoft Office User" w:date="2017-08-26T15:33:00Z">
              <w:r w:rsidRPr="0088676B" w:rsidDel="005E1FA1">
                <w:rPr>
                  <w:rFonts w:ascii="Arial" w:eastAsiaTheme="minorEastAsia" w:hAnsi="Arial" w:cs="Arial"/>
                  <w:b w:val="0"/>
                  <w:sz w:val="20"/>
                  <w:lang w:eastAsia="zh-CN"/>
                  <w:rPrChange w:id="245" w:author="Microsoft Office User" w:date="2017-08-26T15:42:00Z">
                    <w:rPr>
                      <w:rFonts w:ascii="Arial" w:hAnsi="Arial" w:cs="Arial"/>
                      <w:b w:val="0"/>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6" w:author="Microsoft Office User" w:date="2017-08-26T15:33:00Z"/>
                <w:rFonts w:ascii="Arial" w:eastAsiaTheme="minorEastAsia" w:hAnsi="Arial" w:cs="Arial"/>
                <w:b w:val="0"/>
                <w:sz w:val="20"/>
                <w:lang w:eastAsia="zh-CN"/>
                <w:rPrChange w:id="247" w:author="Microsoft Office User" w:date="2017-08-26T15:42:00Z">
                  <w:rPr>
                    <w:del w:id="248" w:author="Microsoft Office User" w:date="2017-08-26T15:33:00Z"/>
                    <w:rFonts w:ascii="Arial" w:hAnsi="Arial" w:cs="Arial"/>
                    <w:b w:val="0"/>
                    <w:sz w:val="20"/>
                  </w:rPr>
                </w:rPrChange>
              </w:rPr>
            </w:pPr>
            <w:del w:id="249" w:author="Microsoft Office User" w:date="2017-08-26T15:33:00Z">
              <w:r w:rsidRPr="0088676B" w:rsidDel="005E1FA1">
                <w:rPr>
                  <w:rFonts w:ascii="Arial" w:eastAsiaTheme="minorEastAsia" w:hAnsi="Arial" w:cs="Arial"/>
                  <w:b w:val="0"/>
                  <w:sz w:val="20"/>
                  <w:lang w:eastAsia="zh-CN"/>
                  <w:rPrChange w:id="250" w:author="Microsoft Office User" w:date="2017-08-26T15:42:00Z">
                    <w:rPr>
                      <w:rFonts w:ascii="Arial" w:hAnsi="Arial" w:cs="Arial"/>
                      <w:b w:val="0"/>
                      <w:sz w:val="20"/>
                    </w:rPr>
                  </w:rPrChange>
                </w:rPr>
                <w:delText xml:space="preserve">MChain Value Network, </w:delText>
              </w:r>
            </w:del>
          </w:p>
        </w:tc>
      </w:tr>
      <w:tr w:rsidR="008F6EB6" w:rsidRPr="0088676B" w:rsidDel="005E1FA1" w14:paraId="1A41641F" w14:textId="7CFE3704" w:rsidTr="00D80843">
        <w:trPr>
          <w:del w:id="251"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2" w:author="Microsoft Office User" w:date="2017-08-26T15:33:00Z"/>
                <w:rFonts w:ascii="Arial" w:eastAsiaTheme="minorEastAsia" w:hAnsi="Arial" w:cs="Arial"/>
                <w:b w:val="0"/>
                <w:sz w:val="20"/>
                <w:lang w:eastAsia="zh-CN"/>
                <w:rPrChange w:id="253" w:author="Microsoft Office User" w:date="2017-08-26T15:42:00Z">
                  <w:rPr>
                    <w:del w:id="254" w:author="Microsoft Office User" w:date="2017-08-26T15:33:00Z"/>
                    <w:rFonts w:ascii="Arial" w:hAnsi="Arial" w:cs="Arial"/>
                    <w:b w:val="0"/>
                    <w:sz w:val="20"/>
                  </w:rPr>
                </w:rPrChange>
              </w:rPr>
            </w:pPr>
            <w:del w:id="255" w:author="Microsoft Office User" w:date="2017-08-26T15:33:00Z">
              <w:r w:rsidRPr="0088676B" w:rsidDel="005E1FA1">
                <w:rPr>
                  <w:rFonts w:ascii="Arial" w:eastAsiaTheme="minorEastAsia" w:hAnsi="Arial" w:cs="Arial"/>
                  <w:b w:val="0"/>
                  <w:sz w:val="20"/>
                  <w:lang w:eastAsia="zh-CN"/>
                  <w:rPrChange w:id="256" w:author="Microsoft Office User" w:date="2017-08-26T15:42:00Z">
                    <w:rPr>
                      <w:rFonts w:ascii="Arial" w:hAnsi="Arial" w:cs="Arial"/>
                      <w:b w:val="0"/>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7" w:author="Microsoft Office User" w:date="2017-08-26T15:33:00Z"/>
                <w:rFonts w:ascii="Arial" w:eastAsiaTheme="minorEastAsia" w:hAnsi="Arial" w:cs="Arial"/>
                <w:b w:val="0"/>
                <w:sz w:val="20"/>
                <w:lang w:eastAsia="zh-CN"/>
                <w:rPrChange w:id="258" w:author="Microsoft Office User" w:date="2017-08-26T15:42:00Z">
                  <w:rPr>
                    <w:del w:id="259" w:author="Microsoft Office User" w:date="2017-08-26T15:33:00Z"/>
                    <w:rFonts w:ascii="Arial" w:hAnsi="Arial" w:cs="Arial"/>
                    <w:b w:val="0"/>
                    <w:sz w:val="20"/>
                  </w:rPr>
                </w:rPrChange>
              </w:rPr>
            </w:pPr>
            <w:del w:id="260" w:author="Microsoft Office User" w:date="2017-08-26T15:33:00Z">
              <w:r w:rsidRPr="0088676B" w:rsidDel="005E1FA1">
                <w:rPr>
                  <w:rFonts w:ascii="Arial" w:eastAsiaTheme="minorEastAsia" w:hAnsi="Arial" w:cs="Arial"/>
                  <w:b w:val="0"/>
                  <w:sz w:val="20"/>
                  <w:lang w:eastAsia="zh-CN"/>
                  <w:rPrChange w:id="261" w:author="Microsoft Office User" w:date="2017-08-26T15:42:00Z">
                    <w:rPr>
                      <w:rFonts w:ascii="Arial" w:hAnsi="Arial" w:cs="Arial"/>
                      <w:b w:val="0"/>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2" w:author="Microsoft Office User" w:date="2017-08-26T15:33:00Z"/>
                <w:rFonts w:ascii="Arial" w:eastAsiaTheme="minorEastAsia" w:hAnsi="Arial" w:cs="Arial"/>
                <w:b w:val="0"/>
                <w:sz w:val="20"/>
                <w:lang w:eastAsia="zh-CN"/>
                <w:rPrChange w:id="263" w:author="Microsoft Office User" w:date="2017-08-26T15:42:00Z">
                  <w:rPr>
                    <w:del w:id="264" w:author="Microsoft Office User" w:date="2017-08-26T15:33:00Z"/>
                    <w:rFonts w:ascii="Arial" w:hAnsi="Arial" w:cs="Arial"/>
                    <w:b w:val="0"/>
                    <w:sz w:val="20"/>
                  </w:rPr>
                </w:rPrChange>
              </w:rPr>
            </w:pPr>
            <w:del w:id="265" w:author="Microsoft Office User" w:date="2017-08-26T15:33:00Z">
              <w:r w:rsidRPr="0088676B" w:rsidDel="005E1FA1">
                <w:rPr>
                  <w:rFonts w:ascii="Arial" w:eastAsiaTheme="minorEastAsia" w:hAnsi="Arial" w:cs="Arial"/>
                  <w:b w:val="0"/>
                  <w:sz w:val="20"/>
                  <w:lang w:eastAsia="zh-CN"/>
                  <w:rPrChange w:id="266" w:author="Microsoft Office User" w:date="2017-08-26T15:42:00Z">
                    <w:rPr>
                      <w:rFonts w:ascii="Arial" w:hAnsi="Arial" w:cs="Arial"/>
                      <w:b w:val="0"/>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7" w:author="Microsoft Office User" w:date="2017-08-26T15:33:00Z"/>
                <w:rFonts w:ascii="Arial" w:eastAsiaTheme="minorEastAsia" w:hAnsi="Arial" w:cs="Arial"/>
                <w:b w:val="0"/>
                <w:sz w:val="20"/>
                <w:lang w:eastAsia="zh-CN"/>
                <w:rPrChange w:id="268" w:author="Microsoft Office User" w:date="2017-08-26T15:42:00Z">
                  <w:rPr>
                    <w:del w:id="269" w:author="Microsoft Office User" w:date="2017-08-26T15:33:00Z"/>
                    <w:rFonts w:ascii="Arial" w:hAnsi="Arial" w:cs="Arial"/>
                    <w:b w:val="0"/>
                    <w:sz w:val="20"/>
                  </w:rPr>
                </w:rPrChange>
              </w:rPr>
            </w:pPr>
            <w:del w:id="270" w:author="Microsoft Office User" w:date="2017-08-26T15:33:00Z">
              <w:r w:rsidRPr="0088676B" w:rsidDel="005E1FA1">
                <w:rPr>
                  <w:rFonts w:ascii="Arial" w:eastAsiaTheme="minorEastAsia" w:hAnsi="Arial" w:cs="Arial"/>
                  <w:b w:val="0"/>
                  <w:sz w:val="20"/>
                  <w:lang w:eastAsia="zh-CN"/>
                  <w:rPrChange w:id="271" w:author="Microsoft Office User" w:date="2017-08-26T15:42:00Z">
                    <w:rPr>
                      <w:rFonts w:ascii="Arial" w:hAnsi="Arial" w:cs="Arial"/>
                      <w:b w:val="0"/>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2" w:author="Microsoft Office User" w:date="2017-08-26T15:33:00Z"/>
                <w:rFonts w:ascii="Arial" w:eastAsiaTheme="minorEastAsia" w:hAnsi="Arial" w:cs="Arial"/>
                <w:b w:val="0"/>
                <w:sz w:val="20"/>
                <w:lang w:eastAsia="zh-CN"/>
                <w:rPrChange w:id="273" w:author="Microsoft Office User" w:date="2017-08-26T15:42:00Z">
                  <w:rPr>
                    <w:del w:id="274" w:author="Microsoft Office User" w:date="2017-08-26T15:33:00Z"/>
                    <w:rFonts w:ascii="Arial" w:hAnsi="Arial" w:cs="Arial"/>
                    <w:b w:val="0"/>
                    <w:sz w:val="20"/>
                  </w:rPr>
                </w:rPrChange>
              </w:rPr>
            </w:pPr>
            <w:del w:id="275" w:author="Microsoft Office User" w:date="2017-08-26T15:33:00Z">
              <w:r w:rsidRPr="0088676B" w:rsidDel="005E1FA1">
                <w:rPr>
                  <w:rFonts w:ascii="Arial" w:eastAsiaTheme="minorEastAsia" w:hAnsi="Arial" w:cs="Arial"/>
                  <w:b w:val="0"/>
                  <w:sz w:val="20"/>
                  <w:lang w:eastAsia="zh-CN"/>
                  <w:rPrChange w:id="276" w:author="Microsoft Office User" w:date="2017-08-26T15:42:00Z">
                    <w:rPr>
                      <w:rFonts w:ascii="Arial" w:hAnsi="Arial" w:cs="Arial"/>
                      <w:b w:val="0"/>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0"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1" w:author="Microsoft Office User" w:date="2017-08-26T15:33:00Z"/>
                <w:rFonts w:ascii="Arial" w:eastAsiaTheme="minorEastAsia" w:hAnsi="Arial" w:cs="Arial"/>
                <w:b w:val="0"/>
                <w:sz w:val="20"/>
                <w:lang w:eastAsia="zh-CN"/>
                <w:rPrChange w:id="282" w:author="Microsoft Office User" w:date="2017-08-26T15:42:00Z">
                  <w:rPr>
                    <w:del w:id="283" w:author="Microsoft Office User" w:date="2017-08-26T15:33:00Z"/>
                    <w:rFonts w:ascii="Arial" w:hAnsi="Arial" w:cs="Arial"/>
                    <w:b w:val="0"/>
                    <w:sz w:val="20"/>
                  </w:rPr>
                </w:rPrChange>
              </w:rPr>
            </w:pPr>
            <w:del w:id="284" w:author="Microsoft Office User" w:date="2017-08-26T15:33:00Z">
              <w:r w:rsidRPr="0088676B" w:rsidDel="005E1FA1">
                <w:rPr>
                  <w:rFonts w:ascii="Arial" w:eastAsiaTheme="minorEastAsia" w:hAnsi="Arial" w:cs="Arial"/>
                  <w:b w:val="0"/>
                  <w:sz w:val="20"/>
                  <w:lang w:eastAsia="zh-CN"/>
                  <w:rPrChange w:id="285" w:author="Microsoft Office User" w:date="2017-08-26T15:42:00Z">
                    <w:rPr>
                      <w:rFonts w:ascii="Arial" w:hAnsi="Arial" w:cs="Arial"/>
                      <w:b w:val="0"/>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6" w:author="Microsoft Office User" w:date="2017-08-26T15:33:00Z"/>
                <w:rFonts w:ascii="Arial" w:eastAsiaTheme="minorEastAsia" w:hAnsi="Arial" w:cs="Arial"/>
                <w:b w:val="0"/>
                <w:sz w:val="20"/>
                <w:lang w:eastAsia="zh-CN"/>
                <w:rPrChange w:id="287" w:author="Microsoft Office User" w:date="2017-08-26T15:42:00Z">
                  <w:rPr>
                    <w:del w:id="288" w:author="Microsoft Office User" w:date="2017-08-26T15:33:00Z"/>
                    <w:rFonts w:ascii="Arial" w:hAnsi="Arial" w:cs="Arial"/>
                    <w:b w:val="0"/>
                    <w:sz w:val="20"/>
                  </w:rPr>
                </w:rPrChange>
              </w:rPr>
            </w:pPr>
            <w:del w:id="289" w:author="Microsoft Office User" w:date="2017-08-26T15:33:00Z">
              <w:r w:rsidRPr="0088676B" w:rsidDel="005E1FA1">
                <w:rPr>
                  <w:rFonts w:ascii="Arial" w:eastAsiaTheme="minorEastAsia" w:hAnsi="Arial" w:cs="Arial"/>
                  <w:b w:val="0"/>
                  <w:sz w:val="20"/>
                  <w:lang w:eastAsia="zh-CN"/>
                  <w:rPrChange w:id="290" w:author="Microsoft Office User" w:date="2017-08-26T15:42:00Z">
                    <w:rPr>
                      <w:rFonts w:ascii="Arial" w:hAnsi="Arial" w:cs="Arial"/>
                      <w:b w:val="0"/>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1" w:author="Microsoft Office User" w:date="2017-08-26T15:33:00Z"/>
                <w:rFonts w:ascii="Arial" w:eastAsiaTheme="minorEastAsia" w:hAnsi="Arial" w:cs="Arial"/>
                <w:b w:val="0"/>
                <w:sz w:val="20"/>
                <w:lang w:eastAsia="zh-CN"/>
                <w:rPrChange w:id="292" w:author="Microsoft Office User" w:date="2017-08-26T15:42:00Z">
                  <w:rPr>
                    <w:del w:id="293" w:author="Microsoft Office User" w:date="2017-08-26T15:33:00Z"/>
                    <w:rFonts w:ascii="Arial" w:hAnsi="Arial" w:cs="Arial"/>
                    <w:b w:val="0"/>
                    <w:sz w:val="20"/>
                  </w:rPr>
                </w:rPrChange>
              </w:rPr>
            </w:pPr>
            <w:del w:id="294" w:author="Microsoft Office User" w:date="2017-08-26T15:33:00Z">
              <w:r w:rsidRPr="0088676B" w:rsidDel="005E1FA1">
                <w:rPr>
                  <w:rFonts w:ascii="Arial" w:eastAsiaTheme="minorEastAsia" w:hAnsi="Arial" w:cs="Arial"/>
                  <w:b w:val="0"/>
                  <w:sz w:val="20"/>
                  <w:lang w:eastAsia="zh-CN"/>
                  <w:rPrChange w:id="295" w:author="Microsoft Office User" w:date="2017-08-26T15:42:00Z">
                    <w:rPr>
                      <w:rFonts w:ascii="Arial" w:hAnsi="Arial" w:cs="Arial"/>
                      <w:b w:val="0"/>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6" w:author="Microsoft Office User" w:date="2017-08-26T15:33:00Z"/>
                <w:rFonts w:ascii="Arial" w:eastAsiaTheme="minorEastAsia" w:hAnsi="Arial" w:cs="Arial"/>
                <w:b w:val="0"/>
                <w:sz w:val="20"/>
                <w:lang w:eastAsia="zh-CN"/>
                <w:rPrChange w:id="297" w:author="Microsoft Office User" w:date="2017-08-26T15:42:00Z">
                  <w:rPr>
                    <w:del w:id="298" w:author="Microsoft Office User" w:date="2017-08-26T15:33:00Z"/>
                    <w:rFonts w:ascii="Arial" w:hAnsi="Arial" w:cs="Arial"/>
                    <w:b w:val="0"/>
                    <w:sz w:val="20"/>
                  </w:rPr>
                </w:rPrChange>
              </w:rPr>
            </w:pPr>
            <w:del w:id="299" w:author="Microsoft Office User" w:date="2017-08-26T15:33:00Z">
              <w:r w:rsidRPr="0088676B" w:rsidDel="005E1FA1">
                <w:rPr>
                  <w:rFonts w:ascii="Arial" w:eastAsiaTheme="minorEastAsia" w:hAnsi="Arial" w:cs="Arial"/>
                  <w:b w:val="0"/>
                  <w:sz w:val="20"/>
                  <w:lang w:eastAsia="zh-CN"/>
                  <w:rPrChange w:id="300" w:author="Microsoft Office User" w:date="2017-08-26T15:42:00Z">
                    <w:rPr>
                      <w:rFonts w:ascii="Arial" w:hAnsi="Arial" w:cs="Arial"/>
                      <w:b w:val="0"/>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1" w:author="Microsoft Office User" w:date="2017-08-26T15:33:00Z"/>
                <w:rFonts w:ascii="Arial" w:eastAsiaTheme="minorEastAsia" w:hAnsi="Arial" w:cs="Arial"/>
                <w:b w:val="0"/>
                <w:sz w:val="20"/>
                <w:lang w:eastAsia="zh-CN"/>
                <w:rPrChange w:id="302" w:author="Microsoft Office User" w:date="2017-08-26T15:42:00Z">
                  <w:rPr>
                    <w:del w:id="303" w:author="Microsoft Office User" w:date="2017-08-26T15:33:00Z"/>
                    <w:rFonts w:ascii="Arial" w:hAnsi="Arial" w:cs="Arial"/>
                    <w:b w:val="0"/>
                    <w:sz w:val="20"/>
                  </w:rPr>
                </w:rPrChange>
              </w:rPr>
            </w:pPr>
            <w:del w:id="304" w:author="Microsoft Office User" w:date="2017-08-26T15:33:00Z">
              <w:r w:rsidRPr="0088676B" w:rsidDel="005E1FA1">
                <w:rPr>
                  <w:rFonts w:ascii="Arial" w:eastAsiaTheme="minorEastAsia" w:hAnsi="Arial" w:cs="Arial"/>
                  <w:b w:val="0"/>
                  <w:sz w:val="20"/>
                  <w:lang w:eastAsia="zh-CN"/>
                  <w:rPrChange w:id="305" w:author="Microsoft Office User" w:date="2017-08-26T15:42:00Z">
                    <w:rPr>
                      <w:rFonts w:ascii="Arial" w:hAnsi="Arial" w:cs="Arial"/>
                      <w:b w:val="0"/>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6" w:author="Microsoft Office User" w:date="2017-08-26T15:33:00Z"/>
                <w:rFonts w:ascii="Arial" w:eastAsiaTheme="minorEastAsia" w:hAnsi="Arial" w:cs="Arial"/>
                <w:b w:val="0"/>
                <w:sz w:val="20"/>
                <w:lang w:eastAsia="zh-CN"/>
                <w:rPrChange w:id="307" w:author="Microsoft Office User" w:date="2017-08-26T15:42:00Z">
                  <w:rPr>
                    <w:del w:id="308" w:author="Microsoft Office User" w:date="2017-08-26T15:33:00Z"/>
                    <w:rFonts w:ascii="Arial" w:hAnsi="Arial" w:cs="Arial"/>
                    <w:b w:val="0"/>
                    <w:sz w:val="20"/>
                  </w:rPr>
                </w:rPrChange>
              </w:rPr>
            </w:pPr>
            <w:del w:id="309" w:author="Microsoft Office User" w:date="2017-08-26T15:33:00Z">
              <w:r w:rsidRPr="0088676B" w:rsidDel="005E1FA1">
                <w:rPr>
                  <w:rFonts w:ascii="Arial" w:eastAsiaTheme="minorEastAsia" w:hAnsi="Arial" w:cs="Arial"/>
                  <w:b w:val="0"/>
                  <w:sz w:val="20"/>
                  <w:lang w:eastAsia="zh-CN"/>
                  <w:rPrChange w:id="310" w:author="Microsoft Office User" w:date="2017-08-26T15:42:00Z">
                    <w:rPr>
                      <w:rFonts w:ascii="Arial" w:hAnsi="Arial" w:cs="Arial"/>
                      <w:b w:val="0"/>
                      <w:sz w:val="20"/>
                    </w:rPr>
                  </w:rPrChange>
                </w:rPr>
                <w:delText xml:space="preserve">Insurance Business Logic </w:delText>
              </w:r>
            </w:del>
          </w:p>
        </w:tc>
      </w:tr>
      <w:tr w:rsidR="000422F4" w:rsidRPr="0088676B" w:rsidDel="005E1FA1" w14:paraId="385104AA" w14:textId="61C8C7A6" w:rsidTr="00652FA3">
        <w:trPr>
          <w:del w:id="311"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2" w:author="Microsoft Office User" w:date="2017-08-26T15:33:00Z"/>
                <w:rFonts w:ascii="Arial" w:eastAsiaTheme="minorEastAsia" w:hAnsi="Arial" w:cs="Arial"/>
                <w:b w:val="0"/>
                <w:sz w:val="20"/>
                <w:lang w:eastAsia="zh-CN"/>
              </w:rPr>
            </w:pPr>
            <w:del w:id="313" w:author="Microsoft Office User" w:date="2017-08-26T15:33:00Z">
              <w:r w:rsidRPr="0088676B" w:rsidDel="005E1FA1">
                <w:rPr>
                  <w:rFonts w:ascii="Arial" w:eastAsiaTheme="minorEastAsia" w:hAnsi="Arial" w:cs="Arial"/>
                  <w:b w:val="0"/>
                  <w:sz w:val="20"/>
                  <w:lang w:eastAsia="zh-CN"/>
                  <w:rPrChange w:id="314" w:author="Microsoft Office User" w:date="2017-08-26T15:42:00Z">
                    <w:rPr>
                      <w:rFonts w:ascii="Arial" w:hAnsi="Arial" w:cs="Arial"/>
                      <w:b w:val="0"/>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Change w:id="316" w:author="Microsoft Office User" w:date="2017-08-26T15:42:00Z">
                  <w:rPr>
                    <w:del w:id="317" w:author="Microsoft Office User" w:date="2017-08-26T15:33:00Z"/>
                    <w:rFonts w:ascii="Arial" w:hAnsi="Arial" w:cs="Arial"/>
                    <w:b w:val="0"/>
                    <w:sz w:val="20"/>
                  </w:rPr>
                </w:rPrChange>
              </w:rPr>
            </w:pPr>
            <w:del w:id="318" w:author="Microsoft Office User" w:date="2017-08-26T15:33:00Z">
              <w:r w:rsidRPr="0088676B" w:rsidDel="005E1FA1">
                <w:rPr>
                  <w:rFonts w:ascii="Arial" w:eastAsiaTheme="minorEastAsia" w:hAnsi="Arial" w:cs="Arial"/>
                  <w:b w:val="0"/>
                  <w:sz w:val="20"/>
                  <w:lang w:eastAsia="zh-CN"/>
                  <w:rPrChange w:id="319" w:author="Microsoft Office User" w:date="2017-08-26T15:42:00Z">
                    <w:rPr>
                      <w:rFonts w:ascii="Arial" w:hAnsi="Arial" w:cs="Arial"/>
                      <w:b w:val="0"/>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0" w:author="Microsoft Office User" w:date="2017-08-26T15:33:00Z"/>
                <w:rFonts w:ascii="Arial" w:eastAsiaTheme="minorEastAsia" w:hAnsi="Arial" w:cs="Arial"/>
                <w:b w:val="0"/>
                <w:sz w:val="20"/>
                <w:lang w:eastAsia="zh-CN"/>
                <w:rPrChange w:id="321" w:author="Microsoft Office User" w:date="2017-08-26T15:42:00Z">
                  <w:rPr>
                    <w:del w:id="322" w:author="Microsoft Office User" w:date="2017-08-26T15:33:00Z"/>
                    <w:rFonts w:ascii="Arial" w:hAnsi="Arial" w:cs="Arial"/>
                    <w:b w:val="0"/>
                    <w:sz w:val="20"/>
                  </w:rPr>
                </w:rPrChange>
              </w:rPr>
            </w:pPr>
            <w:del w:id="323" w:author="Microsoft Office User" w:date="2017-08-26T15:33:00Z">
              <w:r w:rsidRPr="0088676B" w:rsidDel="005E1FA1">
                <w:rPr>
                  <w:rFonts w:ascii="Arial" w:eastAsiaTheme="minorEastAsia" w:hAnsi="Arial" w:cs="Arial"/>
                  <w:b w:val="0"/>
                  <w:sz w:val="20"/>
                  <w:lang w:eastAsia="zh-CN"/>
                  <w:rPrChange w:id="324" w:author="Microsoft Office User" w:date="2017-08-26T15:42:00Z">
                    <w:rPr>
                      <w:rFonts w:ascii="Arial" w:hAnsi="Arial" w:cs="Arial"/>
                      <w:b w:val="0"/>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5" w:author="Microsoft Office User" w:date="2017-08-26T15:33:00Z"/>
                <w:rFonts w:ascii="Arial" w:eastAsiaTheme="minorEastAsia" w:hAnsi="Arial" w:cs="Arial"/>
                <w:b w:val="0"/>
                <w:sz w:val="20"/>
                <w:lang w:eastAsia="zh-CN"/>
                <w:rPrChange w:id="326" w:author="Microsoft Office User" w:date="2017-08-26T15:42:00Z">
                  <w:rPr>
                    <w:del w:id="327" w:author="Microsoft Office User" w:date="2017-08-26T15:33:00Z"/>
                    <w:rFonts w:ascii="Arial" w:hAnsi="Arial" w:cs="Arial"/>
                    <w:b w:val="0"/>
                    <w:sz w:val="20"/>
                  </w:rPr>
                </w:rPrChange>
              </w:rPr>
            </w:pPr>
            <w:del w:id="328"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29"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0" w:author="Microsoft Office User" w:date="2017-08-26T15:33:00Z"/>
                <w:rFonts w:ascii="Arial" w:eastAsiaTheme="minorEastAsia" w:hAnsi="Arial" w:cs="Arial"/>
                <w:b w:val="0"/>
                <w:sz w:val="20"/>
                <w:lang w:eastAsia="zh-CN"/>
              </w:rPr>
            </w:pPr>
            <w:del w:id="331" w:author="Microsoft Office User" w:date="2017-08-26T15:33:00Z">
              <w:r w:rsidRPr="0088676B" w:rsidDel="005E1FA1">
                <w:rPr>
                  <w:rFonts w:ascii="Arial" w:eastAsiaTheme="minorEastAsia" w:hAnsi="Arial" w:cs="Arial"/>
                  <w:b w:val="0"/>
                  <w:sz w:val="20"/>
                  <w:lang w:eastAsia="zh-CN"/>
                  <w:rPrChange w:id="332" w:author="Microsoft Office User" w:date="2017-08-26T15:42:00Z">
                    <w:rPr>
                      <w:rFonts w:ascii="Arial" w:hAnsi="Arial" w:cs="Arial"/>
                      <w:b w:val="0"/>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3" w:author="Microsoft Office User" w:date="2017-08-26T15:33:00Z"/>
                <w:rFonts w:ascii="Arial" w:eastAsiaTheme="minorEastAsia" w:hAnsi="Arial" w:cs="Arial"/>
                <w:b w:val="0"/>
                <w:sz w:val="20"/>
                <w:lang w:eastAsia="zh-CN"/>
                <w:rPrChange w:id="334" w:author="Microsoft Office User" w:date="2017-08-26T15:42:00Z">
                  <w:rPr>
                    <w:del w:id="335" w:author="Microsoft Office User" w:date="2017-08-26T15:33:00Z"/>
                    <w:rFonts w:ascii="Arial" w:hAnsi="Arial" w:cs="Arial"/>
                    <w:b w:val="0"/>
                    <w:sz w:val="20"/>
                  </w:rPr>
                </w:rPrChange>
              </w:rPr>
            </w:pPr>
            <w:del w:id="336" w:author="Microsoft Office User" w:date="2017-08-26T15:33:00Z">
              <w:r w:rsidRPr="0088676B" w:rsidDel="005E1FA1">
                <w:rPr>
                  <w:rFonts w:ascii="Arial" w:eastAsiaTheme="minorEastAsia" w:hAnsi="Arial" w:cs="Arial"/>
                  <w:b w:val="0"/>
                  <w:sz w:val="20"/>
                  <w:lang w:eastAsia="zh-CN"/>
                  <w:rPrChange w:id="337" w:author="Microsoft Office User" w:date="2017-08-26T15:42:00Z">
                    <w:rPr>
                      <w:rFonts w:ascii="Arial" w:hAnsi="Arial" w:cs="Arial"/>
                      <w:b w:val="0"/>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b w:val="0"/>
                  <w:sz w:val="20"/>
                  <w:lang w:eastAsia="zh-CN"/>
                  <w:rPrChange w:id="338" w:author="Microsoft Office User" w:date="2017-08-26T15:42:00Z">
                    <w:rPr>
                      <w:rFonts w:ascii="Arial" w:hAnsi="Arial" w:cs="Arial"/>
                      <w:b w:val="0"/>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39" w:author="Microsoft Office User" w:date="2017-08-26T15:33:00Z"/>
                <w:rFonts w:ascii="Arial" w:eastAsiaTheme="minorEastAsia" w:hAnsi="Arial" w:cs="Arial"/>
                <w:b w:val="0"/>
                <w:sz w:val="20"/>
                <w:lang w:eastAsia="zh-CN"/>
              </w:rPr>
            </w:pPr>
            <w:del w:id="340"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b w:val="0"/>
                  <w:sz w:val="20"/>
                  <w:lang w:eastAsia="zh-CN"/>
                  <w:rPrChange w:id="341" w:author="Microsoft Office User" w:date="2017-08-26T15:42:00Z">
                    <w:rPr>
                      <w:rFonts w:ascii="Arial" w:hAnsi="Arial" w:cs="Arial"/>
                      <w:b w:val="0"/>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2" w:author="Microsoft Office User" w:date="2017-08-26T15:33:00Z"/>
                <w:rFonts w:ascii="Arial" w:eastAsiaTheme="minorEastAsia" w:hAnsi="Arial" w:cs="Arial"/>
                <w:b w:val="0"/>
                <w:sz w:val="20"/>
                <w:lang w:eastAsia="zh-CN"/>
                <w:rPrChange w:id="343" w:author="Microsoft Office User" w:date="2017-08-26T15:42:00Z">
                  <w:rPr>
                    <w:del w:id="344" w:author="Microsoft Office User" w:date="2017-08-26T15:33:00Z"/>
                    <w:rFonts w:ascii="Arial" w:hAnsi="Arial" w:cs="Arial"/>
                    <w:b w:val="0"/>
                    <w:sz w:val="20"/>
                  </w:rPr>
                </w:rPrChange>
              </w:rPr>
            </w:pPr>
            <w:del w:id="345" w:author="Microsoft Office User" w:date="2017-08-26T15:33:00Z">
              <w:r w:rsidRPr="0088676B" w:rsidDel="005E1FA1">
                <w:rPr>
                  <w:rFonts w:ascii="Arial" w:eastAsiaTheme="minorEastAsia" w:hAnsi="Arial" w:cs="Arial"/>
                  <w:b w:val="0"/>
                  <w:sz w:val="20"/>
                  <w:lang w:eastAsia="zh-CN"/>
                  <w:rPrChange w:id="346" w:author="Microsoft Office User" w:date="2017-08-26T15:42:00Z">
                    <w:rPr>
                      <w:rFonts w:ascii="Arial" w:hAnsi="Arial" w:cs="Arial"/>
                      <w:b w:val="0"/>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7" w:author="Microsoft Office User" w:date="2017-08-26T15:33:00Z"/>
                <w:rFonts w:ascii="Arial" w:eastAsiaTheme="minorEastAsia" w:hAnsi="Arial" w:cs="Arial"/>
                <w:b w:val="0"/>
                <w:sz w:val="20"/>
                <w:lang w:eastAsia="zh-CN"/>
                <w:rPrChange w:id="348" w:author="Microsoft Office User" w:date="2017-08-26T15:42:00Z">
                  <w:rPr>
                    <w:del w:id="349" w:author="Microsoft Office User" w:date="2017-08-26T15:33:00Z"/>
                    <w:rFonts w:ascii="Arial" w:hAnsi="Arial" w:cs="Arial"/>
                    <w:b w:val="0"/>
                    <w:sz w:val="20"/>
                  </w:rPr>
                </w:rPrChange>
              </w:rPr>
            </w:pPr>
            <w:del w:id="350"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1" w:author="Microsoft Office User" w:date="2017-08-26T15:33:00Z"/>
                <w:rFonts w:ascii="Arial" w:eastAsiaTheme="minorEastAsia" w:hAnsi="Arial" w:cs="Arial"/>
                <w:b w:val="0"/>
                <w:sz w:val="20"/>
                <w:lang w:eastAsia="zh-CN"/>
                <w:rPrChange w:id="352" w:author="Microsoft Office User" w:date="2017-08-26T15:42:00Z">
                  <w:rPr>
                    <w:del w:id="353" w:author="Microsoft Office User" w:date="2017-08-26T15:33:00Z"/>
                    <w:rFonts w:ascii="Arial" w:hAnsi="Arial" w:cs="Arial"/>
                    <w:b w:val="0"/>
                    <w:sz w:val="20"/>
                  </w:rPr>
                </w:rPrChange>
              </w:rPr>
            </w:pPr>
            <w:del w:id="354"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6" w:author="Microsoft Office User" w:date="2017-08-26T15:33:00Z"/>
                <w:rFonts w:ascii="Arial" w:eastAsiaTheme="minorEastAsia" w:hAnsi="Arial" w:cs="Arial"/>
                <w:b w:val="0"/>
                <w:sz w:val="20"/>
                <w:lang w:eastAsia="zh-CN"/>
                <w:rPrChange w:id="357" w:author="Microsoft Office User" w:date="2017-08-26T15:42:00Z">
                  <w:rPr>
                    <w:del w:id="358" w:author="Microsoft Office User" w:date="2017-08-26T15:33:00Z"/>
                    <w:rFonts w:ascii="Arial" w:hAnsi="Arial" w:cs="Arial"/>
                    <w:b w:val="0"/>
                    <w:sz w:val="20"/>
                  </w:rPr>
                </w:rPrChange>
              </w:rPr>
            </w:pPr>
            <w:del w:id="359" w:author="Microsoft Office User" w:date="2017-08-26T15:33:00Z">
              <w:r w:rsidRPr="0088676B" w:rsidDel="005E1FA1">
                <w:rPr>
                  <w:rFonts w:ascii="Arial" w:eastAsiaTheme="minorEastAsia" w:hAnsi="Arial" w:cs="Arial"/>
                  <w:b w:val="0"/>
                  <w:sz w:val="20"/>
                  <w:lang w:eastAsia="zh-CN"/>
                  <w:rPrChange w:id="360" w:author="Microsoft Office User" w:date="2017-08-26T15:42:00Z">
                    <w:rPr>
                      <w:rFonts w:ascii="Arial" w:hAnsi="Arial" w:cs="Arial"/>
                      <w:b w:val="0"/>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1" w:author="Microsoft Office User" w:date="2017-08-26T15:33:00Z"/>
                <w:rFonts w:ascii="Arial" w:eastAsiaTheme="minorEastAsia" w:hAnsi="Arial" w:cs="Arial"/>
                <w:b w:val="0"/>
                <w:sz w:val="20"/>
                <w:lang w:eastAsia="zh-CN"/>
                <w:rPrChange w:id="362" w:author="Microsoft Office User" w:date="2017-08-26T15:42:00Z">
                  <w:rPr>
                    <w:del w:id="363" w:author="Microsoft Office User" w:date="2017-08-26T15:33:00Z"/>
                    <w:rFonts w:ascii="Arial" w:hAnsi="Arial" w:cs="Arial"/>
                    <w:b w:val="0"/>
                    <w:sz w:val="20"/>
                  </w:rPr>
                </w:rPrChange>
              </w:rPr>
            </w:pPr>
            <w:del w:id="364" w:author="Microsoft Office User" w:date="2017-08-26T15:33:00Z">
              <w:r w:rsidRPr="0088676B" w:rsidDel="005E1FA1">
                <w:rPr>
                  <w:rFonts w:ascii="Arial" w:eastAsiaTheme="minorEastAsia" w:hAnsi="Arial" w:cs="Arial"/>
                  <w:b w:val="0"/>
                  <w:sz w:val="20"/>
                  <w:lang w:eastAsia="zh-CN"/>
                  <w:rPrChange w:id="365" w:author="Microsoft Office User" w:date="2017-08-26T15:42:00Z">
                    <w:rPr>
                      <w:rFonts w:ascii="Arial" w:hAnsi="Arial" w:cs="Arial"/>
                      <w:b w:val="0"/>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6" w:author="Microsoft Office User" w:date="2017-08-26T15:33:00Z"/>
                <w:rFonts w:ascii="Arial" w:eastAsiaTheme="minorEastAsia" w:hAnsi="Arial" w:cs="Arial"/>
                <w:b w:val="0"/>
                <w:sz w:val="20"/>
                <w:lang w:eastAsia="zh-CN"/>
              </w:rPr>
            </w:pPr>
            <w:del w:id="367"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b w:val="0"/>
                  <w:sz w:val="20"/>
                  <w:lang w:eastAsia="zh-CN"/>
                  <w:rPrChange w:id="368" w:author="Microsoft Office User" w:date="2017-08-26T15:42:00Z">
                    <w:rPr>
                      <w:rFonts w:ascii="Arial" w:hAnsi="Arial" w:cs="Arial"/>
                      <w:b w:val="0"/>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69" w:author="Microsoft Office User" w:date="2017-08-26T15:33:00Z"/>
                <w:rFonts w:ascii="Arial" w:eastAsiaTheme="minorEastAsia" w:hAnsi="Arial" w:cs="Arial"/>
                <w:b w:val="0"/>
                <w:sz w:val="20"/>
                <w:lang w:eastAsia="zh-CN"/>
                <w:rPrChange w:id="370" w:author="Microsoft Office User" w:date="2017-08-26T15:42:00Z">
                  <w:rPr>
                    <w:del w:id="371" w:author="Microsoft Office User" w:date="2017-08-26T15:33:00Z"/>
                    <w:rFonts w:ascii="Arial" w:hAnsi="Arial" w:cs="Arial"/>
                    <w:b w:val="0"/>
                    <w:sz w:val="20"/>
                  </w:rPr>
                </w:rPrChange>
              </w:rPr>
            </w:pPr>
            <w:del w:id="372" w:author="Microsoft Office User" w:date="2017-08-26T15:33:00Z">
              <w:r w:rsidRPr="0088676B" w:rsidDel="005E1FA1">
                <w:rPr>
                  <w:rFonts w:ascii="Arial" w:eastAsiaTheme="minorEastAsia" w:hAnsi="Arial" w:cs="Arial"/>
                  <w:b w:val="0"/>
                  <w:sz w:val="20"/>
                  <w:lang w:eastAsia="zh-CN"/>
                  <w:rPrChange w:id="373" w:author="Microsoft Office User" w:date="2017-08-26T15:42:00Z">
                    <w:rPr>
                      <w:rFonts w:ascii="Arial" w:hAnsi="Arial" w:cs="Arial"/>
                      <w:b w:val="0"/>
                      <w:sz w:val="20"/>
                    </w:rPr>
                  </w:rPrChange>
                </w:rPr>
                <w:delText xml:space="preserve">Mutual Insurance Sample </w:delText>
              </w:r>
            </w:del>
          </w:p>
        </w:tc>
      </w:tr>
      <w:tr w:rsidR="006907D6" w:rsidRPr="0088676B" w:rsidDel="005E1FA1" w14:paraId="269DC9F5" w14:textId="369450CF" w:rsidTr="00D80843">
        <w:trPr>
          <w:del w:id="374"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5" w:author="Microsoft Office User" w:date="2017-08-26T15:33:00Z"/>
                <w:rFonts w:ascii="Arial" w:eastAsiaTheme="minorEastAsia" w:hAnsi="Arial" w:cs="Arial"/>
                <w:b w:val="0"/>
                <w:sz w:val="20"/>
                <w:lang w:eastAsia="zh-CN"/>
                <w:rPrChange w:id="376" w:author="Microsoft Office User" w:date="2017-08-26T15:42:00Z">
                  <w:rPr>
                    <w:del w:id="377" w:author="Microsoft Office User" w:date="2017-08-26T15:33:00Z"/>
                    <w:rFonts w:ascii="Arial" w:hAnsi="Arial" w:cs="Arial"/>
                    <w:b w:val="0"/>
                    <w:sz w:val="20"/>
                  </w:rPr>
                </w:rPrChange>
              </w:rPr>
            </w:pPr>
            <w:del w:id="378" w:author="Microsoft Office User" w:date="2017-08-26T15:33:00Z">
              <w:r w:rsidRPr="0088676B" w:rsidDel="005E1FA1">
                <w:rPr>
                  <w:rFonts w:ascii="Arial" w:eastAsiaTheme="minorEastAsia" w:hAnsi="Arial" w:cs="Arial"/>
                  <w:b w:val="0"/>
                  <w:sz w:val="20"/>
                  <w:lang w:eastAsia="zh-CN"/>
                  <w:rPrChange w:id="379" w:author="Microsoft Office User" w:date="2017-08-26T15:42:00Z">
                    <w:rPr>
                      <w:rFonts w:ascii="Arial" w:hAnsi="Arial" w:cs="Arial"/>
                      <w:b w:val="0"/>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0" w:author="Microsoft Office User" w:date="2017-08-26T15:33:00Z"/>
                <w:rFonts w:ascii="Arial" w:eastAsiaTheme="minorEastAsia" w:hAnsi="Arial" w:cs="Arial"/>
                <w:b w:val="0"/>
                <w:sz w:val="20"/>
                <w:lang w:eastAsia="zh-CN"/>
                <w:rPrChange w:id="381" w:author="Microsoft Office User" w:date="2017-08-26T15:42:00Z">
                  <w:rPr>
                    <w:del w:id="382" w:author="Microsoft Office User" w:date="2017-08-26T15:33:00Z"/>
                    <w:rFonts w:ascii="Arial" w:hAnsi="Arial" w:cs="Arial"/>
                    <w:b w:val="0"/>
                    <w:sz w:val="20"/>
                  </w:rPr>
                </w:rPrChange>
              </w:rPr>
            </w:pPr>
            <w:del w:id="383" w:author="Microsoft Office User" w:date="2017-08-26T15:33:00Z">
              <w:r w:rsidRPr="0088676B" w:rsidDel="005E1FA1">
                <w:rPr>
                  <w:rFonts w:ascii="Arial" w:eastAsiaTheme="minorEastAsia" w:hAnsi="Arial" w:cs="Arial"/>
                  <w:b w:val="0"/>
                  <w:sz w:val="20"/>
                  <w:lang w:eastAsia="zh-CN"/>
                  <w:rPrChange w:id="384" w:author="Microsoft Office User" w:date="2017-08-26T15:42:00Z">
                    <w:rPr>
                      <w:rFonts w:ascii="Arial" w:hAnsi="Arial" w:cs="Arial"/>
                      <w:b w:val="0"/>
                      <w:sz w:val="20"/>
                    </w:rPr>
                  </w:rPrChange>
                </w:rPr>
                <w:delText xml:space="preserve">Aug. </w:delText>
              </w:r>
              <w:r w:rsidR="006368F3" w:rsidRPr="0088676B" w:rsidDel="005E1FA1">
                <w:rPr>
                  <w:rFonts w:ascii="Arial" w:eastAsiaTheme="minorEastAsia" w:hAnsi="Arial" w:cs="Arial"/>
                  <w:b w:val="0"/>
                  <w:sz w:val="20"/>
                  <w:lang w:eastAsia="zh-CN"/>
                  <w:rPrChange w:id="385" w:author="Microsoft Office User" w:date="2017-08-26T15:42:00Z">
                    <w:rPr>
                      <w:rFonts w:ascii="Arial" w:hAnsi="Arial" w:cs="Arial"/>
                      <w:b w:val="0"/>
                      <w:sz w:val="20"/>
                    </w:rPr>
                  </w:rPrChange>
                </w:rPr>
                <w:delText>13</w:delText>
              </w:r>
              <w:r w:rsidRPr="0088676B" w:rsidDel="005E1FA1">
                <w:rPr>
                  <w:rFonts w:ascii="Arial" w:eastAsiaTheme="minorEastAsia" w:hAnsi="Arial" w:cs="Arial"/>
                  <w:b w:val="0"/>
                  <w:sz w:val="20"/>
                  <w:lang w:eastAsia="zh-CN"/>
                  <w:rPrChange w:id="386" w:author="Microsoft Office User" w:date="2017-08-26T15:42:00Z">
                    <w:rPr>
                      <w:rFonts w:ascii="Arial" w:hAnsi="Arial" w:cs="Arial"/>
                      <w:b w:val="0"/>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7" w:author="Microsoft Office User" w:date="2017-08-26T15:33:00Z"/>
                <w:rFonts w:ascii="Arial" w:eastAsiaTheme="minorEastAsia" w:hAnsi="Arial" w:cs="Arial"/>
                <w:b w:val="0"/>
                <w:sz w:val="20"/>
                <w:lang w:eastAsia="zh-CN"/>
              </w:rPr>
            </w:pPr>
            <w:del w:id="388"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3" w:author="Microsoft Office User" w:date="2017-08-26T15:33:00Z"/>
                <w:rFonts w:ascii="Arial" w:eastAsiaTheme="minorEastAsia" w:hAnsi="Arial" w:cs="Arial"/>
                <w:b w:val="0"/>
                <w:sz w:val="20"/>
                <w:lang w:eastAsia="zh-CN"/>
                <w:rPrChange w:id="394" w:author="Microsoft Office User" w:date="2017-08-26T15:42:00Z">
                  <w:rPr>
                    <w:del w:id="395" w:author="Microsoft Office User" w:date="2017-08-26T15:33:00Z"/>
                    <w:rFonts w:ascii="Arial" w:hAnsi="Arial" w:cs="Arial"/>
                    <w:b w:val="0"/>
                    <w:sz w:val="20"/>
                  </w:rPr>
                </w:rPrChange>
              </w:rPr>
            </w:pPr>
            <w:del w:id="396" w:author="Microsoft Office User" w:date="2017-08-26T15:33:00Z">
              <w:r w:rsidRPr="0088676B" w:rsidDel="005E1FA1">
                <w:rPr>
                  <w:rFonts w:ascii="Arial" w:eastAsiaTheme="minorEastAsia" w:hAnsi="Arial" w:cs="Arial"/>
                  <w:b w:val="0"/>
                  <w:sz w:val="20"/>
                  <w:lang w:eastAsia="zh-CN"/>
                  <w:rPrChange w:id="397" w:author="Microsoft Office User" w:date="2017-08-26T15:42:00Z">
                    <w:rPr>
                      <w:rFonts w:ascii="Arial" w:hAnsi="Arial" w:cs="Arial"/>
                      <w:b w:val="0"/>
                      <w:sz w:val="20"/>
                    </w:rPr>
                  </w:rPrChange>
                </w:rPr>
                <w:delText>Leon Liu version added,</w:delText>
              </w:r>
              <w:r w:rsidR="00CF5E8C" w:rsidRPr="0088676B" w:rsidDel="005E1FA1">
                <w:rPr>
                  <w:rFonts w:ascii="Arial" w:eastAsiaTheme="minorEastAsia" w:hAnsi="Arial" w:cs="Arial"/>
                  <w:b w:val="0"/>
                  <w:sz w:val="20"/>
                  <w:lang w:eastAsia="zh-CN"/>
                  <w:rPrChange w:id="398" w:author="Microsoft Office User" w:date="2017-08-26T15:42:00Z">
                    <w:rPr>
                      <w:rFonts w:ascii="Arial" w:hAnsi="Arial" w:cs="Arial"/>
                      <w:b w:val="0"/>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399" w:author="Microsoft Office User" w:date="2017-08-26T15:33:00Z"/>
                <w:rFonts w:ascii="Arial" w:eastAsiaTheme="minorEastAsia" w:hAnsi="Arial" w:cs="Arial"/>
                <w:b w:val="0"/>
                <w:sz w:val="20"/>
                <w:lang w:eastAsia="zh-CN"/>
                <w:rPrChange w:id="400" w:author="Microsoft Office User" w:date="2017-08-26T15:42:00Z">
                  <w:rPr>
                    <w:del w:id="401" w:author="Microsoft Office User" w:date="2017-08-26T15:33:00Z"/>
                    <w:rFonts w:ascii="Arial" w:hAnsi="Arial" w:cs="Arial"/>
                    <w:b w:val="0"/>
                    <w:sz w:val="20"/>
                  </w:rPr>
                </w:rPrChange>
              </w:rPr>
            </w:pPr>
            <w:del w:id="402" w:author="Microsoft Office User" w:date="2017-08-26T15:33:00Z">
              <w:r w:rsidRPr="0088676B" w:rsidDel="005E1FA1">
                <w:rPr>
                  <w:rFonts w:ascii="Arial" w:eastAsiaTheme="minorEastAsia" w:hAnsi="Arial" w:cs="Arial"/>
                  <w:b w:val="0"/>
                  <w:sz w:val="20"/>
                  <w:lang w:eastAsia="zh-CN"/>
                  <w:rPrChange w:id="403" w:author="Microsoft Office User" w:date="2017-08-26T15:42:00Z">
                    <w:rPr>
                      <w:rFonts w:ascii="Arial" w:hAnsi="Arial" w:cs="Arial"/>
                      <w:b w:val="0"/>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4" w:author="Microsoft Office User" w:date="2017-08-26T15:33:00Z"/>
                <w:rFonts w:ascii="Arial" w:eastAsiaTheme="minorEastAsia" w:hAnsi="Arial" w:cs="Arial"/>
                <w:b w:val="0"/>
                <w:sz w:val="20"/>
                <w:lang w:eastAsia="zh-CN"/>
                <w:rPrChange w:id="405" w:author="Microsoft Office User" w:date="2017-08-26T15:42:00Z">
                  <w:rPr>
                    <w:del w:id="406" w:author="Microsoft Office User" w:date="2017-08-26T15:33:00Z"/>
                    <w:rFonts w:ascii="Arial" w:hAnsi="Arial" w:cs="Arial"/>
                    <w:b w:val="0"/>
                    <w:sz w:val="20"/>
                  </w:rPr>
                </w:rPrChange>
              </w:rPr>
            </w:pPr>
            <w:del w:id="407" w:author="Microsoft Office User" w:date="2017-08-26T15:33:00Z">
              <w:r w:rsidRPr="0088676B" w:rsidDel="005E1FA1">
                <w:rPr>
                  <w:rFonts w:ascii="Arial" w:eastAsiaTheme="minorEastAsia" w:hAnsi="Arial" w:cs="Arial"/>
                  <w:b w:val="0"/>
                  <w:sz w:val="20"/>
                  <w:lang w:eastAsia="zh-CN"/>
                  <w:rPrChange w:id="408" w:author="Microsoft Office User" w:date="2017-08-26T15:42:00Z">
                    <w:rPr>
                      <w:rFonts w:ascii="Arial" w:hAnsi="Arial" w:cs="Arial"/>
                      <w:b w:val="0"/>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09" w:author="Microsoft Office User" w:date="2017-08-26T15:33:00Z"/>
          <w:rFonts w:ascii="Arial" w:eastAsiaTheme="minorEastAsia" w:hAnsi="Arial" w:cs="Arial"/>
          <w:sz w:val="24"/>
          <w:szCs w:val="24"/>
          <w:lang w:eastAsia="zh-CN"/>
          <w:rPrChange w:id="410" w:author="Microsoft Office User" w:date="2017-08-26T15:42:00Z">
            <w:rPr>
              <w:del w:id="411" w:author="Microsoft Office User" w:date="2017-08-26T15:33:00Z"/>
              <w:rFonts w:ascii="Arial" w:hAnsi="Arial" w:cs="Arial"/>
              <w:sz w:val="24"/>
              <w:szCs w:val="24"/>
            </w:rPr>
          </w:rPrChange>
        </w:rPr>
      </w:pPr>
    </w:p>
    <w:p w14:paraId="025762D6" w14:textId="5973A4B2" w:rsidR="00063DB2" w:rsidRPr="0088676B" w:rsidDel="005E1FA1" w:rsidRDefault="00063DB2">
      <w:pPr>
        <w:rPr>
          <w:del w:id="412" w:author="Microsoft Office User" w:date="2017-08-26T15:33:00Z"/>
          <w:rFonts w:eastAsiaTheme="minorEastAsia"/>
          <w:lang w:eastAsia="zh-CN"/>
          <w:rPrChange w:id="413" w:author="Microsoft Office User" w:date="2017-08-26T15:42:00Z">
            <w:rPr>
              <w:del w:id="414" w:author="Microsoft Office User" w:date="2017-08-26T15:33:00Z"/>
            </w:rPr>
          </w:rPrChange>
        </w:rPr>
      </w:pPr>
      <w:del w:id="415" w:author="Microsoft Office User" w:date="2017-08-26T15:33:00Z">
        <w:r w:rsidRPr="0088676B" w:rsidDel="005E1FA1">
          <w:rPr>
            <w:rFonts w:eastAsiaTheme="minorEastAsia"/>
            <w:lang w:eastAsia="zh-CN"/>
            <w:rPrChange w:id="416" w:author="Microsoft Office User" w:date="2017-08-26T15:42:00Z">
              <w:rPr/>
            </w:rPrChange>
          </w:rPr>
          <w:br w:type="page"/>
        </w:r>
      </w:del>
    </w:p>
    <w:p w14:paraId="6D775699" w14:textId="4F172ED6" w:rsidR="00855F64" w:rsidRPr="0088676B" w:rsidDel="005E1FA1" w:rsidRDefault="00855F64" w:rsidP="009F0864">
      <w:pPr>
        <w:pStyle w:val="ad"/>
        <w:numPr>
          <w:ilvl w:val="0"/>
          <w:numId w:val="4"/>
        </w:numPr>
        <w:rPr>
          <w:del w:id="417" w:author="Microsoft Office User" w:date="2017-08-26T15:33:00Z"/>
          <w:rFonts w:eastAsiaTheme="minorEastAsia" w:cs="Arial"/>
          <w:b/>
          <w:sz w:val="24"/>
          <w:lang w:eastAsia="zh-CN"/>
          <w:rPrChange w:id="418" w:author="Microsoft Office User" w:date="2017-08-26T15:42:00Z">
            <w:rPr>
              <w:del w:id="419" w:author="Microsoft Office User" w:date="2017-08-26T15:33:00Z"/>
              <w:rFonts w:cs="Arial"/>
              <w:b/>
              <w:sz w:val="24"/>
              <w:lang w:eastAsia="zh-CN"/>
            </w:rPr>
          </w:rPrChange>
        </w:rPr>
      </w:pPr>
      <w:del w:id="420" w:author="Microsoft Office User" w:date="2017-08-26T15:33:00Z">
        <w:r w:rsidRPr="0088676B" w:rsidDel="005E1FA1">
          <w:rPr>
            <w:rFonts w:eastAsiaTheme="minorEastAsia" w:cs="Arial"/>
            <w:b/>
            <w:sz w:val="24"/>
            <w:lang w:eastAsia="zh-CN"/>
            <w:rPrChange w:id="421"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22" w:author="Microsoft Office User" w:date="2017-08-26T15:33:00Z"/>
          <w:rFonts w:eastAsiaTheme="minorEastAsia" w:cs="Arial"/>
          <w:lang w:eastAsia="zh-CN"/>
          <w:rPrChange w:id="423" w:author="Microsoft Office User" w:date="2017-08-26T15:42:00Z">
            <w:rPr>
              <w:del w:id="424" w:author="Microsoft Office User" w:date="2017-08-26T15:33:00Z"/>
              <w:rFonts w:cs="Arial"/>
              <w:lang w:eastAsia="zh-CN"/>
            </w:rPr>
          </w:rPrChange>
        </w:rPr>
      </w:pPr>
    </w:p>
    <w:p w14:paraId="4B8F24B4" w14:textId="221FB9F6" w:rsidR="007E0FCC" w:rsidRPr="0088676B" w:rsidDel="005E1FA1" w:rsidRDefault="0001467E">
      <w:pPr>
        <w:pStyle w:val="11"/>
        <w:rPr>
          <w:del w:id="425" w:author="Microsoft Office User" w:date="2017-08-26T15:33:00Z"/>
          <w:rFonts w:asciiTheme="minorHAnsi" w:eastAsiaTheme="minorEastAsia" w:hAnsiTheme="minorHAnsi" w:cstheme="minorBidi"/>
          <w:b w:val="0"/>
          <w:bCs w:val="0"/>
          <w:caps w:val="0"/>
          <w:sz w:val="22"/>
          <w:szCs w:val="22"/>
          <w:lang w:eastAsia="zh-CN"/>
        </w:rPr>
      </w:pPr>
      <w:del w:id="426" w:author="Microsoft Office User" w:date="2017-08-26T15:33:00Z">
        <w:r w:rsidRPr="0088676B" w:rsidDel="005E1FA1">
          <w:rPr>
            <w:rFonts w:eastAsiaTheme="minorEastAsia"/>
            <w:b w:val="0"/>
            <w:bCs w:val="0"/>
            <w:caps w:val="0"/>
            <w:u w:val="single"/>
            <w:rPrChange w:id="427" w:author="Microsoft Office User" w:date="2017-08-26T15:42:00Z">
              <w:rPr>
                <w:b w:val="0"/>
                <w:bCs w:val="0"/>
                <w:caps w:val="0"/>
                <w:u w:val="single"/>
              </w:rPr>
            </w:rPrChange>
          </w:rPr>
          <w:fldChar w:fldCharType="begin"/>
        </w:r>
        <w:r w:rsidR="00E70145" w:rsidRPr="0088676B" w:rsidDel="005E1FA1">
          <w:rPr>
            <w:rFonts w:eastAsiaTheme="minorEastAsia"/>
            <w:b w:val="0"/>
            <w:bCs w:val="0"/>
            <w:caps w:val="0"/>
            <w:u w:val="single"/>
            <w:lang w:eastAsia="zh-CN"/>
            <w:rPrChange w:id="428" w:author="Microsoft Office User" w:date="2017-08-26T15:42:00Z">
              <w:rPr>
                <w:b w:val="0"/>
                <w:bCs w:val="0"/>
                <w:caps w:val="0"/>
                <w:u w:val="single"/>
                <w:lang w:eastAsia="zh-CN"/>
              </w:rPr>
            </w:rPrChange>
          </w:rPr>
          <w:delInstrText xml:space="preserve"> TOC \o "1-3" </w:delInstrText>
        </w:r>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lang w:eastAsia="zh-CN"/>
            <w:rPrChange w:id="430" w:author="Microsoft Office User" w:date="2017-08-26T15:42:00Z">
              <w:rPr>
                <w:rFonts w:ascii=".萍方-简" w:eastAsia=".萍方-简" w:hAnsi=".萍方-简"/>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lang w:eastAsia="zh-CN"/>
            <w:rPrChange w:id="431" w:author="Microsoft Office User" w:date="2017-08-26T15:42:00Z">
              <w:rPr>
                <w:rFonts w:ascii=".萍方-简" w:eastAsia=".萍方-简" w:hAnsi=".萍方-简" w:hint="eastAsia"/>
                <w:lang w:eastAsia="zh-CN"/>
              </w:rPr>
            </w:rPrChange>
          </w:rPr>
          <w:delText>概述</w:delText>
        </w:r>
        <w:r w:rsidR="007E0FCC" w:rsidRPr="0088676B" w:rsidDel="005E1FA1">
          <w:rPr>
            <w:rFonts w:ascii=".萍方-简" w:eastAsiaTheme="minorEastAsia" w:hAnsi=".萍方-简"/>
            <w:lang w:eastAsia="zh-CN"/>
            <w:rPrChange w:id="432" w:author="Microsoft Office User" w:date="2017-08-26T15:42:00Z">
              <w:rPr>
                <w:rFonts w:ascii=".萍方-简" w:eastAsia=".萍方-简" w:hAnsi=".萍方-简"/>
                <w:lang w:eastAsia="zh-CN"/>
              </w:rPr>
            </w:rPrChange>
          </w:rPr>
          <w:delText xml:space="preserve">– </w:delText>
        </w:r>
        <w:r w:rsidR="007E0FCC" w:rsidRPr="0088676B" w:rsidDel="005E1FA1">
          <w:rPr>
            <w:rFonts w:ascii=".萍方-简" w:eastAsiaTheme="minorEastAsia" w:hAnsi=".萍方-简" w:hint="eastAsia"/>
            <w:lang w:eastAsia="zh-CN"/>
            <w:rPrChange w:id="433" w:author="Microsoft Office User" w:date="2017-08-26T15:42:00Z">
              <w:rPr>
                <w:rFonts w:ascii=".萍方-简" w:eastAsia=".萍方-简" w:hAnsi=".萍方-简" w:hint="eastAsia"/>
                <w:lang w:eastAsia="zh-CN"/>
              </w:rPr>
            </w:rPrChange>
          </w:rPr>
          <w:delText>基于加密数字货币的互助金融解决方案</w:delText>
        </w:r>
        <w:r w:rsidR="007E0FCC" w:rsidRPr="0088676B" w:rsidDel="005E1FA1">
          <w:rPr>
            <w:rFonts w:eastAsiaTheme="minorEastAsia"/>
            <w:lang w:eastAsia="zh-CN"/>
            <w:rPrChange w:id="434" w:author="Microsoft Office User" w:date="2017-08-26T15:42:00Z">
              <w:rPr>
                <w:lang w:eastAsia="zh-CN"/>
              </w:rPr>
            </w:rPrChange>
          </w:rPr>
          <w:tab/>
        </w:r>
        <w:r w:rsidR="007E0FCC" w:rsidRPr="0088676B" w:rsidDel="005E1FA1">
          <w:rPr>
            <w:rFonts w:eastAsiaTheme="minorEastAsia"/>
            <w:rPrChange w:id="435" w:author="Microsoft Office User" w:date="2017-08-26T15:42:00Z">
              <w:rPr/>
            </w:rPrChange>
          </w:rPr>
          <w:fldChar w:fldCharType="begin"/>
        </w:r>
        <w:r w:rsidR="007E0FCC" w:rsidRPr="0088676B" w:rsidDel="005E1FA1">
          <w:rPr>
            <w:rFonts w:eastAsiaTheme="minorEastAsia"/>
            <w:lang w:eastAsia="zh-CN"/>
            <w:rPrChange w:id="436" w:author="Microsoft Office User" w:date="2017-08-26T15:42:00Z">
              <w:rPr>
                <w:lang w:eastAsia="zh-CN"/>
              </w:rPr>
            </w:rPrChange>
          </w:rPr>
          <w:delInstrText xml:space="preserve"> PAGEREF _Toc489971191 \h </w:delInstrText>
        </w:r>
        <w:r w:rsidR="007E0FCC" w:rsidRPr="0088676B" w:rsidDel="005E1FA1">
          <w:rPr>
            <w:rFonts w:eastAsiaTheme="minorEastAsia"/>
            <w:rPrChange w:id="437" w:author="Microsoft Office User" w:date="2017-08-26T15:42:00Z">
              <w:rPr>
                <w:rFonts w:eastAsiaTheme="minorEastAsia"/>
              </w:rPr>
            </w:rPrChange>
          </w:rPr>
        </w:r>
        <w:r w:rsidR="007E0FCC" w:rsidRPr="0088676B" w:rsidDel="005E1FA1">
          <w:rPr>
            <w:rFonts w:eastAsiaTheme="minorEastAsia"/>
            <w:rPrChange w:id="438" w:author="Microsoft Office User" w:date="2017-08-26T15:42:00Z">
              <w:rPr/>
            </w:rPrChange>
          </w:rPr>
          <w:fldChar w:fldCharType="separate"/>
        </w:r>
        <w:r w:rsidR="00C7301F" w:rsidRPr="0088676B" w:rsidDel="005E1FA1">
          <w:rPr>
            <w:rFonts w:eastAsiaTheme="minorEastAsia"/>
            <w:lang w:eastAsia="zh-CN"/>
            <w:rPrChange w:id="439" w:author="Microsoft Office User" w:date="2017-08-26T15:42:00Z">
              <w:rPr>
                <w:lang w:eastAsia="zh-CN"/>
              </w:rPr>
            </w:rPrChange>
          </w:rPr>
          <w:delText>5</w:delText>
        </w:r>
        <w:r w:rsidR="007E0FCC" w:rsidRPr="0088676B" w:rsidDel="005E1FA1">
          <w:rPr>
            <w:rFonts w:eastAsiaTheme="minorEastAsia"/>
            <w:rPrChange w:id="440" w:author="Microsoft Office User" w:date="2017-08-26T15:42:00Z">
              <w:rPr/>
            </w:rPrChange>
          </w:rPr>
          <w:fldChar w:fldCharType="end"/>
        </w:r>
      </w:del>
    </w:p>
    <w:p w14:paraId="4D7FF923" w14:textId="6233B1F4" w:rsidR="007E0FCC" w:rsidRPr="0088676B" w:rsidDel="005E1FA1" w:rsidRDefault="007E0FCC">
      <w:pPr>
        <w:pStyle w:val="21"/>
        <w:rPr>
          <w:del w:id="441" w:author="Microsoft Office User" w:date="2017-08-26T15:33:00Z"/>
          <w:rFonts w:asciiTheme="minorHAnsi" w:eastAsiaTheme="minorEastAsia" w:hAnsiTheme="minorHAnsi" w:cstheme="minorBidi"/>
          <w:bCs w:val="0"/>
          <w:sz w:val="22"/>
          <w:szCs w:val="22"/>
          <w:lang w:eastAsia="zh-CN"/>
        </w:rPr>
      </w:pPr>
      <w:del w:id="442" w:author="Microsoft Office User" w:date="2017-08-26T15:33:00Z">
        <w:r w:rsidRPr="0088676B" w:rsidDel="005E1FA1">
          <w:rPr>
            <w:rFonts w:ascii=".萍方-简" w:eastAsiaTheme="minorEastAsia" w:hAnsi=".萍方-简"/>
            <w:lang w:eastAsia="zh-CN"/>
            <w:rPrChange w:id="443" w:author="Microsoft Office User" w:date="2017-08-26T15:42:00Z">
              <w:rPr>
                <w:rFonts w:ascii=".萍方-简" w:eastAsia=".萍方-简" w:hAnsi=".萍方-简"/>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444" w:author="Microsoft Office User" w:date="2017-08-26T15:42:00Z">
              <w:rPr>
                <w:rFonts w:ascii=".萍方-简" w:eastAsia=".萍方-简" w:hAnsi=".萍方-简" w:hint="eastAsia"/>
                <w:lang w:eastAsia="zh-CN"/>
              </w:rPr>
            </w:rPrChange>
          </w:rPr>
          <w:delText>背景介绍和互助链的使命</w:delText>
        </w:r>
        <w:r w:rsidRPr="0088676B" w:rsidDel="005E1FA1">
          <w:rPr>
            <w:rFonts w:eastAsiaTheme="minorEastAsia"/>
            <w:lang w:eastAsia="zh-CN"/>
            <w:rPrChange w:id="445" w:author="Microsoft Office User" w:date="2017-08-26T15:42:00Z">
              <w:rPr>
                <w:lang w:eastAsia="zh-CN"/>
              </w:rPr>
            </w:rPrChange>
          </w:rPr>
          <w:tab/>
        </w:r>
        <w:r w:rsidRPr="0088676B" w:rsidDel="005E1FA1">
          <w:rPr>
            <w:rFonts w:eastAsiaTheme="minorEastAsia"/>
            <w:rPrChange w:id="446" w:author="Microsoft Office User" w:date="2017-08-26T15:42:00Z">
              <w:rPr/>
            </w:rPrChange>
          </w:rPr>
          <w:fldChar w:fldCharType="begin"/>
        </w:r>
        <w:r w:rsidRPr="0088676B" w:rsidDel="005E1FA1">
          <w:rPr>
            <w:rFonts w:eastAsiaTheme="minorEastAsia"/>
            <w:lang w:eastAsia="zh-CN"/>
            <w:rPrChange w:id="447" w:author="Microsoft Office User" w:date="2017-08-26T15:42:00Z">
              <w:rPr>
                <w:lang w:eastAsia="zh-CN"/>
              </w:rPr>
            </w:rPrChange>
          </w:rPr>
          <w:delInstrText xml:space="preserve"> PAGEREF _Toc489971192 \h </w:delInstrText>
        </w:r>
        <w:r w:rsidRPr="0088676B" w:rsidDel="005E1FA1">
          <w:rPr>
            <w:rFonts w:eastAsiaTheme="minorEastAsia"/>
            <w:rPrChange w:id="448" w:author="Microsoft Office User" w:date="2017-08-26T15:42:00Z">
              <w:rPr>
                <w:rFonts w:eastAsiaTheme="minorEastAsia"/>
              </w:rPr>
            </w:rPrChange>
          </w:rPr>
        </w:r>
        <w:r w:rsidRPr="0088676B" w:rsidDel="005E1FA1">
          <w:rPr>
            <w:rFonts w:eastAsiaTheme="minorEastAsia"/>
            <w:rPrChange w:id="449" w:author="Microsoft Office User" w:date="2017-08-26T15:42:00Z">
              <w:rPr/>
            </w:rPrChange>
          </w:rPr>
          <w:fldChar w:fldCharType="separate"/>
        </w:r>
        <w:r w:rsidR="00C7301F" w:rsidRPr="0088676B" w:rsidDel="005E1FA1">
          <w:rPr>
            <w:rFonts w:eastAsiaTheme="minorEastAsia"/>
            <w:lang w:eastAsia="zh-CN"/>
            <w:rPrChange w:id="450" w:author="Microsoft Office User" w:date="2017-08-26T15:42:00Z">
              <w:rPr>
                <w:lang w:eastAsia="zh-CN"/>
              </w:rPr>
            </w:rPrChange>
          </w:rPr>
          <w:delText>5</w:delText>
        </w:r>
        <w:r w:rsidRPr="0088676B" w:rsidDel="005E1FA1">
          <w:rPr>
            <w:rFonts w:eastAsiaTheme="minorEastAsia"/>
            <w:rPrChange w:id="451" w:author="Microsoft Office User" w:date="2017-08-26T15:42:00Z">
              <w:rPr/>
            </w:rPrChange>
          </w:rPr>
          <w:fldChar w:fldCharType="end"/>
        </w:r>
      </w:del>
    </w:p>
    <w:p w14:paraId="41859532" w14:textId="36A36084" w:rsidR="007E0FCC" w:rsidRPr="0088676B" w:rsidDel="005E1FA1" w:rsidRDefault="007E0FCC">
      <w:pPr>
        <w:pStyle w:val="21"/>
        <w:rPr>
          <w:del w:id="452" w:author="Microsoft Office User" w:date="2017-08-26T15:33:00Z"/>
          <w:rFonts w:asciiTheme="minorHAnsi" w:eastAsiaTheme="minorEastAsia" w:hAnsiTheme="minorHAnsi" w:cstheme="minorBidi"/>
          <w:bCs w:val="0"/>
          <w:sz w:val="22"/>
          <w:szCs w:val="22"/>
          <w:lang w:eastAsia="zh-CN"/>
        </w:rPr>
      </w:pPr>
      <w:del w:id="453" w:author="Microsoft Office User" w:date="2017-08-26T15:33:00Z">
        <w:r w:rsidRPr="0088676B" w:rsidDel="005E1FA1">
          <w:rPr>
            <w:rFonts w:ascii=".萍方-简" w:eastAsiaTheme="minorEastAsia" w:hAnsi=".萍方-简"/>
            <w:lang w:eastAsia="zh-CN"/>
            <w:rPrChange w:id="454" w:author="Microsoft Office User" w:date="2017-08-26T15:42:00Z">
              <w:rPr>
                <w:rFonts w:ascii=".萍方-简" w:eastAsia=".萍方-简" w:hAnsi=".萍方-简"/>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455" w:author="Microsoft Office User" w:date="2017-08-26T15:42:00Z">
              <w:rPr>
                <w:rFonts w:ascii=".萍方-简" w:eastAsia=".萍方-简" w:hAnsi=".萍方-简" w:hint="eastAsia"/>
                <w:lang w:eastAsia="zh-CN"/>
              </w:rPr>
            </w:rPrChange>
          </w:rPr>
          <w:delText>互助区块链的构成与特征</w:delText>
        </w:r>
        <w:r w:rsidRPr="0088676B" w:rsidDel="005E1FA1">
          <w:rPr>
            <w:rFonts w:eastAsiaTheme="minorEastAsia"/>
            <w:lang w:eastAsia="zh-CN"/>
            <w:rPrChange w:id="456" w:author="Microsoft Office User" w:date="2017-08-26T15:42:00Z">
              <w:rPr>
                <w:lang w:eastAsia="zh-CN"/>
              </w:rPr>
            </w:rPrChange>
          </w:rPr>
          <w:tab/>
        </w:r>
        <w:r w:rsidRPr="0088676B" w:rsidDel="005E1FA1">
          <w:rPr>
            <w:rFonts w:eastAsiaTheme="minorEastAsia"/>
            <w:rPrChange w:id="457" w:author="Microsoft Office User" w:date="2017-08-26T15:42:00Z">
              <w:rPr/>
            </w:rPrChange>
          </w:rPr>
          <w:fldChar w:fldCharType="begin"/>
        </w:r>
        <w:r w:rsidRPr="0088676B" w:rsidDel="005E1FA1">
          <w:rPr>
            <w:rFonts w:eastAsiaTheme="minorEastAsia"/>
            <w:lang w:eastAsia="zh-CN"/>
            <w:rPrChange w:id="458" w:author="Microsoft Office User" w:date="2017-08-26T15:42:00Z">
              <w:rPr>
                <w:lang w:eastAsia="zh-CN"/>
              </w:rPr>
            </w:rPrChange>
          </w:rPr>
          <w:delInstrText xml:space="preserve"> PAGEREF _Toc489971193 \h </w:delInstrText>
        </w:r>
        <w:r w:rsidRPr="0088676B" w:rsidDel="005E1FA1">
          <w:rPr>
            <w:rFonts w:eastAsiaTheme="minorEastAsia"/>
            <w:rPrChange w:id="459" w:author="Microsoft Office User" w:date="2017-08-26T15:42:00Z">
              <w:rPr>
                <w:rFonts w:eastAsiaTheme="minorEastAsia"/>
              </w:rPr>
            </w:rPrChange>
          </w:rPr>
        </w:r>
        <w:r w:rsidRPr="0088676B" w:rsidDel="005E1FA1">
          <w:rPr>
            <w:rFonts w:eastAsiaTheme="minorEastAsia"/>
            <w:rPrChange w:id="460" w:author="Microsoft Office User" w:date="2017-08-26T15:42:00Z">
              <w:rPr/>
            </w:rPrChange>
          </w:rPr>
          <w:fldChar w:fldCharType="separate"/>
        </w:r>
        <w:r w:rsidR="00C7301F" w:rsidRPr="0088676B" w:rsidDel="005E1FA1">
          <w:rPr>
            <w:rFonts w:eastAsiaTheme="minorEastAsia"/>
            <w:lang w:eastAsia="zh-CN"/>
            <w:rPrChange w:id="461" w:author="Microsoft Office User" w:date="2017-08-26T15:42:00Z">
              <w:rPr>
                <w:lang w:eastAsia="zh-CN"/>
              </w:rPr>
            </w:rPrChange>
          </w:rPr>
          <w:delText>5</w:delText>
        </w:r>
        <w:r w:rsidRPr="0088676B" w:rsidDel="005E1FA1">
          <w:rPr>
            <w:rFonts w:eastAsiaTheme="minorEastAsia"/>
            <w:rPrChange w:id="462" w:author="Microsoft Office User" w:date="2017-08-26T15:42:00Z">
              <w:rPr/>
            </w:rPrChange>
          </w:rPr>
          <w:fldChar w:fldCharType="end"/>
        </w:r>
      </w:del>
    </w:p>
    <w:p w14:paraId="3CB98511" w14:textId="17E9FE5F" w:rsidR="007E0FCC" w:rsidRPr="0088676B" w:rsidDel="005E1FA1" w:rsidRDefault="007E0FCC">
      <w:pPr>
        <w:pStyle w:val="11"/>
        <w:rPr>
          <w:del w:id="463" w:author="Microsoft Office User" w:date="2017-08-26T15:33:00Z"/>
          <w:rFonts w:asciiTheme="minorHAnsi" w:eastAsiaTheme="minorEastAsia" w:hAnsiTheme="minorHAnsi" w:cstheme="minorBidi"/>
          <w:b w:val="0"/>
          <w:bCs w:val="0"/>
          <w:caps w:val="0"/>
          <w:sz w:val="22"/>
          <w:szCs w:val="22"/>
          <w:lang w:eastAsia="zh-CN"/>
        </w:rPr>
      </w:pPr>
      <w:del w:id="464" w:author="Microsoft Office User" w:date="2017-08-26T15:33:00Z">
        <w:r w:rsidRPr="0088676B" w:rsidDel="005E1FA1">
          <w:rPr>
            <w:rFonts w:ascii=".萍方-简" w:eastAsiaTheme="minorEastAsia" w:hAnsi=".萍方-简"/>
            <w:lang w:eastAsia="zh-CN"/>
            <w:rPrChange w:id="465" w:author="Microsoft Office User" w:date="2017-08-26T15:42:00Z">
              <w:rPr>
                <w:rFonts w:ascii=".萍方-简" w:eastAsia=".萍方-简" w:hAnsi=".萍方-简"/>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466"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467" w:author="Microsoft Office User" w:date="2017-08-26T15:42:00Z">
              <w:rPr>
                <w:rFonts w:ascii=".萍方-简" w:eastAsia=".萍方-简" w:hAnsi=".萍方-简" w:hint="eastAsia"/>
                <w:lang w:eastAsia="zh-CN"/>
              </w:rPr>
            </w:rPrChange>
          </w:rPr>
          <w:delText>系统构架</w:delText>
        </w:r>
        <w:r w:rsidRPr="0088676B" w:rsidDel="005E1FA1">
          <w:rPr>
            <w:rFonts w:eastAsiaTheme="minorEastAsia"/>
            <w:lang w:eastAsia="zh-CN"/>
            <w:rPrChange w:id="468" w:author="Microsoft Office User" w:date="2017-08-26T15:42:00Z">
              <w:rPr/>
            </w:rPrChange>
          </w:rPr>
          <w:tab/>
        </w:r>
        <w:r w:rsidRPr="0088676B" w:rsidDel="005E1FA1">
          <w:rPr>
            <w:rFonts w:eastAsiaTheme="minorEastAsia"/>
            <w:rPrChange w:id="469" w:author="Microsoft Office User" w:date="2017-08-26T15:42:00Z">
              <w:rPr/>
            </w:rPrChange>
          </w:rPr>
          <w:fldChar w:fldCharType="begin"/>
        </w:r>
        <w:r w:rsidRPr="0088676B" w:rsidDel="005E1FA1">
          <w:rPr>
            <w:rFonts w:eastAsiaTheme="minorEastAsia"/>
            <w:lang w:eastAsia="zh-CN"/>
            <w:rPrChange w:id="470" w:author="Microsoft Office User" w:date="2017-08-26T15:42:00Z">
              <w:rPr/>
            </w:rPrChange>
          </w:rPr>
          <w:delInstrText xml:space="preserve"> PAGEREF _Toc489971194 \h </w:delInstrText>
        </w:r>
        <w:r w:rsidRPr="0088676B" w:rsidDel="005E1FA1">
          <w:rPr>
            <w:rFonts w:eastAsiaTheme="minorEastAsia"/>
            <w:rPrChange w:id="471" w:author="Microsoft Office User" w:date="2017-08-26T15:42:00Z">
              <w:rPr>
                <w:rFonts w:eastAsiaTheme="minorEastAsia"/>
              </w:rPr>
            </w:rPrChange>
          </w:rPr>
        </w:r>
        <w:r w:rsidRPr="0088676B" w:rsidDel="005E1FA1">
          <w:rPr>
            <w:rFonts w:eastAsiaTheme="minorEastAsia"/>
            <w:rPrChange w:id="472" w:author="Microsoft Office User" w:date="2017-08-26T15:42:00Z">
              <w:rPr/>
            </w:rPrChange>
          </w:rPr>
          <w:fldChar w:fldCharType="separate"/>
        </w:r>
        <w:r w:rsidR="00C7301F" w:rsidRPr="0088676B" w:rsidDel="005E1FA1">
          <w:rPr>
            <w:rFonts w:eastAsiaTheme="minorEastAsia"/>
            <w:lang w:eastAsia="zh-CN"/>
            <w:rPrChange w:id="473" w:author="Microsoft Office User" w:date="2017-08-26T15:42:00Z">
              <w:rPr/>
            </w:rPrChange>
          </w:rPr>
          <w:delText>9</w:delText>
        </w:r>
        <w:r w:rsidRPr="0088676B" w:rsidDel="005E1FA1">
          <w:rPr>
            <w:rFonts w:eastAsiaTheme="minorEastAsia"/>
            <w:rPrChange w:id="474" w:author="Microsoft Office User" w:date="2017-08-26T15:42:00Z">
              <w:rPr/>
            </w:rPrChange>
          </w:rPr>
          <w:fldChar w:fldCharType="end"/>
        </w:r>
      </w:del>
    </w:p>
    <w:p w14:paraId="3432B837" w14:textId="4B6F831E" w:rsidR="007E0FCC" w:rsidRPr="0088676B" w:rsidDel="005E1FA1" w:rsidRDefault="007E0FCC">
      <w:pPr>
        <w:pStyle w:val="21"/>
        <w:rPr>
          <w:del w:id="475" w:author="Microsoft Office User" w:date="2017-08-26T15:33:00Z"/>
          <w:rFonts w:asciiTheme="minorHAnsi" w:eastAsiaTheme="minorEastAsia" w:hAnsiTheme="minorHAnsi" w:cstheme="minorBidi"/>
          <w:bCs w:val="0"/>
          <w:sz w:val="22"/>
          <w:szCs w:val="22"/>
          <w:lang w:eastAsia="zh-CN"/>
        </w:rPr>
      </w:pPr>
      <w:del w:id="476" w:author="Microsoft Office User" w:date="2017-08-26T15:33:00Z">
        <w:r w:rsidRPr="0088676B" w:rsidDel="005E1FA1">
          <w:rPr>
            <w:rFonts w:ascii=".萍方-简" w:eastAsiaTheme="minorEastAsia" w:hAnsi=".萍方-简"/>
            <w:lang w:eastAsia="zh-CN"/>
            <w:rPrChange w:id="477" w:author="Microsoft Office User" w:date="2017-08-26T15:42:00Z">
              <w:rPr>
                <w:rFonts w:ascii=".萍方-简" w:eastAsia=".萍方-简" w:hAnsi=".萍方-简"/>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478"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479" w:author="Microsoft Office User" w:date="2017-08-26T15:42:00Z">
              <w:rPr>
                <w:rFonts w:ascii=".萍方-简" w:eastAsia=".萍方-简" w:hAnsi=".萍方-简" w:hint="eastAsia"/>
                <w:lang w:eastAsia="zh-CN"/>
              </w:rPr>
            </w:rPrChange>
          </w:rPr>
          <w:delText>的商业工具</w:delText>
        </w:r>
        <w:r w:rsidRPr="0088676B" w:rsidDel="005E1FA1">
          <w:rPr>
            <w:rFonts w:eastAsiaTheme="minorEastAsia"/>
            <w:lang w:eastAsia="zh-CN"/>
            <w:rPrChange w:id="480" w:author="Microsoft Office User" w:date="2017-08-26T15:42:00Z">
              <w:rPr/>
            </w:rPrChange>
          </w:rPr>
          <w:tab/>
        </w:r>
        <w:r w:rsidRPr="0088676B" w:rsidDel="005E1FA1">
          <w:rPr>
            <w:rFonts w:eastAsiaTheme="minorEastAsia"/>
            <w:rPrChange w:id="481" w:author="Microsoft Office User" w:date="2017-08-26T15:42:00Z">
              <w:rPr/>
            </w:rPrChange>
          </w:rPr>
          <w:fldChar w:fldCharType="begin"/>
        </w:r>
        <w:r w:rsidRPr="0088676B" w:rsidDel="005E1FA1">
          <w:rPr>
            <w:rFonts w:eastAsiaTheme="minorEastAsia"/>
            <w:lang w:eastAsia="zh-CN"/>
            <w:rPrChange w:id="482" w:author="Microsoft Office User" w:date="2017-08-26T15:42:00Z">
              <w:rPr/>
            </w:rPrChange>
          </w:rPr>
          <w:delInstrText xml:space="preserve"> PAGEREF _Toc489971195 \h </w:delInstrText>
        </w:r>
        <w:r w:rsidRPr="0088676B" w:rsidDel="005E1FA1">
          <w:rPr>
            <w:rFonts w:eastAsiaTheme="minorEastAsia"/>
            <w:rPrChange w:id="483" w:author="Microsoft Office User" w:date="2017-08-26T15:42:00Z">
              <w:rPr>
                <w:rFonts w:eastAsiaTheme="minorEastAsia"/>
              </w:rPr>
            </w:rPrChange>
          </w:rPr>
        </w:r>
        <w:r w:rsidRPr="0088676B" w:rsidDel="005E1FA1">
          <w:rPr>
            <w:rFonts w:eastAsiaTheme="minorEastAsia"/>
            <w:rPrChange w:id="484" w:author="Microsoft Office User" w:date="2017-08-26T15:42:00Z">
              <w:rPr/>
            </w:rPrChange>
          </w:rPr>
          <w:fldChar w:fldCharType="separate"/>
        </w:r>
        <w:r w:rsidR="00C7301F" w:rsidRPr="0088676B" w:rsidDel="005E1FA1">
          <w:rPr>
            <w:rFonts w:eastAsiaTheme="minorEastAsia"/>
            <w:lang w:eastAsia="zh-CN"/>
            <w:rPrChange w:id="485" w:author="Microsoft Office User" w:date="2017-08-26T15:42:00Z">
              <w:rPr/>
            </w:rPrChange>
          </w:rPr>
          <w:delText>9</w:delText>
        </w:r>
        <w:r w:rsidRPr="0088676B" w:rsidDel="005E1FA1">
          <w:rPr>
            <w:rFonts w:eastAsiaTheme="minorEastAsia"/>
            <w:rPrChange w:id="486" w:author="Microsoft Office User" w:date="2017-08-26T15:42:00Z">
              <w:rPr/>
            </w:rPrChange>
          </w:rPr>
          <w:fldChar w:fldCharType="end"/>
        </w:r>
      </w:del>
    </w:p>
    <w:p w14:paraId="18D1E40F" w14:textId="4B538081" w:rsidR="007E0FCC" w:rsidRPr="0088676B" w:rsidDel="005E1FA1" w:rsidRDefault="007E0FCC">
      <w:pPr>
        <w:pStyle w:val="21"/>
        <w:rPr>
          <w:del w:id="487" w:author="Microsoft Office User" w:date="2017-08-26T15:33:00Z"/>
          <w:rFonts w:asciiTheme="minorHAnsi" w:eastAsiaTheme="minorEastAsia" w:hAnsiTheme="minorHAnsi" w:cstheme="minorBidi"/>
          <w:bCs w:val="0"/>
          <w:sz w:val="22"/>
          <w:szCs w:val="22"/>
          <w:lang w:eastAsia="zh-CN"/>
        </w:rPr>
      </w:pPr>
      <w:del w:id="488" w:author="Microsoft Office User" w:date="2017-08-26T15:33:00Z">
        <w:r w:rsidRPr="0088676B" w:rsidDel="005E1FA1">
          <w:rPr>
            <w:rFonts w:ascii=".萍方-简" w:eastAsiaTheme="minorEastAsia" w:hAnsi=".萍方-简"/>
            <w:lang w:eastAsia="zh-CN"/>
            <w:rPrChange w:id="489" w:author="Microsoft Office User" w:date="2017-08-26T15:42:00Z">
              <w:rPr>
                <w:rFonts w:ascii=".萍方-简" w:eastAsia=".萍方-简" w:hAnsi=".萍方-简"/>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490"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491" w:author="Microsoft Office User" w:date="2017-08-26T15:42:00Z">
              <w:rPr>
                <w:rFonts w:ascii=".萍方-简" w:eastAsia=".萍方-简" w:hAnsi=".萍方-简" w:hint="eastAsia"/>
                <w:lang w:eastAsia="zh-CN"/>
              </w:rPr>
            </w:rPrChange>
          </w:rPr>
          <w:delText>链式结构</w:delText>
        </w:r>
        <w:r w:rsidRPr="0088676B" w:rsidDel="005E1FA1">
          <w:rPr>
            <w:rFonts w:eastAsiaTheme="minorEastAsia"/>
            <w:lang w:eastAsia="zh-CN"/>
            <w:rPrChange w:id="492" w:author="Microsoft Office User" w:date="2017-08-26T15:42:00Z">
              <w:rPr/>
            </w:rPrChange>
          </w:rPr>
          <w:tab/>
        </w:r>
        <w:r w:rsidRPr="0088676B" w:rsidDel="005E1FA1">
          <w:rPr>
            <w:rFonts w:eastAsiaTheme="minorEastAsia"/>
            <w:rPrChange w:id="493" w:author="Microsoft Office User" w:date="2017-08-26T15:42:00Z">
              <w:rPr/>
            </w:rPrChange>
          </w:rPr>
          <w:fldChar w:fldCharType="begin"/>
        </w:r>
        <w:r w:rsidRPr="0088676B" w:rsidDel="005E1FA1">
          <w:rPr>
            <w:rFonts w:eastAsiaTheme="minorEastAsia"/>
            <w:lang w:eastAsia="zh-CN"/>
            <w:rPrChange w:id="494" w:author="Microsoft Office User" w:date="2017-08-26T15:42:00Z">
              <w:rPr/>
            </w:rPrChange>
          </w:rPr>
          <w:delInstrText xml:space="preserve"> PAGEREF _Toc489971196 \h </w:delInstrText>
        </w:r>
        <w:r w:rsidRPr="0088676B" w:rsidDel="005E1FA1">
          <w:rPr>
            <w:rFonts w:eastAsiaTheme="minorEastAsia"/>
            <w:rPrChange w:id="495" w:author="Microsoft Office User" w:date="2017-08-26T15:42:00Z">
              <w:rPr>
                <w:rFonts w:eastAsiaTheme="minorEastAsia"/>
              </w:rPr>
            </w:rPrChange>
          </w:rPr>
        </w:r>
        <w:r w:rsidRPr="0088676B" w:rsidDel="005E1FA1">
          <w:rPr>
            <w:rFonts w:eastAsiaTheme="minorEastAsia"/>
            <w:rPrChange w:id="496" w:author="Microsoft Office User" w:date="2017-08-26T15:42:00Z">
              <w:rPr/>
            </w:rPrChange>
          </w:rPr>
          <w:fldChar w:fldCharType="separate"/>
        </w:r>
        <w:r w:rsidR="00C7301F" w:rsidRPr="0088676B" w:rsidDel="005E1FA1">
          <w:rPr>
            <w:rFonts w:eastAsiaTheme="minorEastAsia"/>
            <w:lang w:eastAsia="zh-CN"/>
            <w:rPrChange w:id="497" w:author="Microsoft Office User" w:date="2017-08-26T15:42:00Z">
              <w:rPr/>
            </w:rPrChange>
          </w:rPr>
          <w:delText>10</w:delText>
        </w:r>
        <w:r w:rsidRPr="0088676B" w:rsidDel="005E1FA1">
          <w:rPr>
            <w:rFonts w:eastAsiaTheme="minorEastAsia"/>
            <w:rPrChange w:id="498" w:author="Microsoft Office User" w:date="2017-08-26T15:42:00Z">
              <w:rPr/>
            </w:rPrChange>
          </w:rPr>
          <w:fldChar w:fldCharType="end"/>
        </w:r>
      </w:del>
    </w:p>
    <w:p w14:paraId="4726D144" w14:textId="574A5FF5" w:rsidR="007E0FCC" w:rsidRPr="0088676B" w:rsidDel="005E1FA1" w:rsidRDefault="007E0FCC">
      <w:pPr>
        <w:pStyle w:val="21"/>
        <w:rPr>
          <w:del w:id="499" w:author="Microsoft Office User" w:date="2017-08-26T15:33:00Z"/>
          <w:rFonts w:asciiTheme="minorHAnsi" w:eastAsiaTheme="minorEastAsia" w:hAnsiTheme="minorHAnsi" w:cstheme="minorBidi"/>
          <w:bCs w:val="0"/>
          <w:sz w:val="22"/>
          <w:szCs w:val="22"/>
          <w:lang w:eastAsia="zh-CN"/>
        </w:rPr>
      </w:pPr>
      <w:del w:id="500" w:author="Microsoft Office User" w:date="2017-08-26T15:33:00Z">
        <w:r w:rsidRPr="0088676B" w:rsidDel="005E1FA1">
          <w:rPr>
            <w:rFonts w:ascii=".萍方-简" w:eastAsiaTheme="minorEastAsia" w:hAnsi=".萍方-简"/>
            <w:lang w:eastAsia="zh-CN"/>
            <w:rPrChange w:id="501" w:author="Microsoft Office User" w:date="2017-08-26T15:42:00Z">
              <w:rPr>
                <w:rFonts w:ascii=".萍方-简" w:eastAsia=".萍方-简" w:hAnsi=".萍方-简"/>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lang w:eastAsia="zh-CN"/>
            <w:rPrChange w:id="502" w:author="Microsoft Office User" w:date="2017-08-26T15:42:00Z">
              <w:rPr>
                <w:rFonts w:ascii=".萍方-简" w:eastAsia=".萍方-简" w:hAnsi=".萍方-简"/>
                <w:lang w:eastAsia="zh-CN"/>
              </w:rPr>
            </w:rPrChange>
          </w:rPr>
          <w:delText>Mutual Chain</w:delText>
        </w:r>
        <w:r w:rsidRPr="0088676B" w:rsidDel="005E1FA1">
          <w:rPr>
            <w:rFonts w:ascii=".萍方-简" w:eastAsiaTheme="minorEastAsia" w:hAnsi=".萍方-简" w:hint="eastAsia"/>
            <w:lang w:eastAsia="zh-CN"/>
            <w:rPrChange w:id="503" w:author="Microsoft Office User" w:date="2017-08-26T15:42:00Z">
              <w:rPr>
                <w:rFonts w:ascii=".萍方-简" w:eastAsia=".萍方-简" w:hAnsi=".萍方-简" w:hint="eastAsia"/>
                <w:lang w:eastAsia="zh-CN"/>
              </w:rPr>
            </w:rPrChange>
          </w:rPr>
          <w:delText>系统实现</w:delText>
        </w:r>
        <w:r w:rsidRPr="0088676B" w:rsidDel="005E1FA1">
          <w:rPr>
            <w:rFonts w:ascii=".萍方-简" w:eastAsiaTheme="minorEastAsia" w:hAnsi=".萍方-简"/>
            <w:lang w:eastAsia="zh-CN"/>
            <w:rPrChange w:id="504" w:author="Microsoft Office User" w:date="2017-08-26T15:42:00Z">
              <w:rPr>
                <w:rFonts w:ascii=".萍方-简" w:eastAsia=".萍方-简" w:hAnsi=".萍方-简"/>
                <w:lang w:eastAsia="zh-CN"/>
              </w:rPr>
            </w:rPrChange>
          </w:rPr>
          <w:delText xml:space="preserve"> </w:delText>
        </w:r>
        <w:r w:rsidRPr="0088676B" w:rsidDel="005E1FA1">
          <w:rPr>
            <w:rFonts w:ascii=".萍方-简" w:eastAsiaTheme="minorEastAsia" w:hAnsi=".萍方-简" w:cs="Arial Unicode MS"/>
            <w:cs/>
            <w:lang w:eastAsia="zh-CN" w:bidi="mr-IN"/>
            <w:rPrChange w:id="505" w:author="Microsoft Office User" w:date="2017-08-26T15:42:00Z">
              <w:rPr>
                <w:rFonts w:ascii=".萍方-简" w:eastAsia=".萍方-简" w:hAnsi=".萍方-简" w:cs="Arial Unicode MS"/>
                <w:cs/>
                <w:lang w:eastAsia="zh-CN" w:bidi="mr-IN"/>
              </w:rPr>
            </w:rPrChange>
          </w:rPr>
          <w:delText>–</w:delText>
        </w:r>
        <w:r w:rsidRPr="0088676B" w:rsidDel="005E1FA1">
          <w:rPr>
            <w:rFonts w:ascii=".萍方-简" w:eastAsiaTheme="minorEastAsia" w:hAnsi=".萍方-简"/>
            <w:lang w:eastAsia="zh-CN"/>
            <w:rPrChange w:id="506" w:author="Microsoft Office User" w:date="2017-08-26T15:42:00Z">
              <w:rPr>
                <w:rFonts w:ascii=".萍方-简" w:eastAsia=".萍方-简" w:hAnsi=".萍方-简"/>
                <w:lang w:eastAsia="zh-CN"/>
              </w:rPr>
            </w:rPrChange>
          </w:rPr>
          <w:delText xml:space="preserve"> </w:delText>
        </w:r>
        <w:r w:rsidRPr="0088676B" w:rsidDel="005E1FA1">
          <w:rPr>
            <w:rFonts w:ascii=".萍方-简" w:eastAsiaTheme="minorEastAsia" w:hAnsi=".萍方-简" w:hint="eastAsia"/>
            <w:lang w:eastAsia="zh-CN"/>
            <w:rPrChange w:id="507" w:author="Microsoft Office User" w:date="2017-08-26T15:42:00Z">
              <w:rPr>
                <w:rFonts w:ascii=".萍方-简" w:eastAsia=".萍方-简" w:hAnsi=".萍方-简" w:hint="eastAsia"/>
                <w:lang w:eastAsia="zh-CN"/>
              </w:rPr>
            </w:rPrChange>
          </w:rPr>
          <w:delText>数字资产计算理论设计原理</w:delText>
        </w:r>
        <w:r w:rsidRPr="0088676B" w:rsidDel="005E1FA1">
          <w:rPr>
            <w:rFonts w:eastAsiaTheme="minorEastAsia"/>
            <w:lang w:eastAsia="zh-CN"/>
            <w:rPrChange w:id="508" w:author="Microsoft Office User" w:date="2017-08-26T15:42:00Z">
              <w:rPr/>
            </w:rPrChange>
          </w:rPr>
          <w:tab/>
        </w:r>
        <w:r w:rsidRPr="0088676B" w:rsidDel="005E1FA1">
          <w:rPr>
            <w:rFonts w:eastAsiaTheme="minorEastAsia"/>
            <w:rPrChange w:id="509" w:author="Microsoft Office User" w:date="2017-08-26T15:42:00Z">
              <w:rPr/>
            </w:rPrChange>
          </w:rPr>
          <w:fldChar w:fldCharType="begin"/>
        </w:r>
        <w:r w:rsidRPr="0088676B" w:rsidDel="005E1FA1">
          <w:rPr>
            <w:rFonts w:eastAsiaTheme="minorEastAsia"/>
            <w:lang w:eastAsia="zh-CN"/>
            <w:rPrChange w:id="510" w:author="Microsoft Office User" w:date="2017-08-26T15:42:00Z">
              <w:rPr/>
            </w:rPrChange>
          </w:rPr>
          <w:delInstrText xml:space="preserve"> PAGEREF _Toc489971197 \h </w:delInstrText>
        </w:r>
        <w:r w:rsidRPr="0088676B" w:rsidDel="005E1FA1">
          <w:rPr>
            <w:rFonts w:eastAsiaTheme="minorEastAsia"/>
            <w:rPrChange w:id="511" w:author="Microsoft Office User" w:date="2017-08-26T15:42:00Z">
              <w:rPr>
                <w:rFonts w:eastAsiaTheme="minorEastAsia"/>
              </w:rPr>
            </w:rPrChange>
          </w:rPr>
        </w:r>
        <w:r w:rsidRPr="0088676B" w:rsidDel="005E1FA1">
          <w:rPr>
            <w:rFonts w:eastAsiaTheme="minorEastAsia"/>
            <w:rPrChange w:id="512" w:author="Microsoft Office User" w:date="2017-08-26T15:42:00Z">
              <w:rPr/>
            </w:rPrChange>
          </w:rPr>
          <w:fldChar w:fldCharType="separate"/>
        </w:r>
        <w:r w:rsidR="00C7301F" w:rsidRPr="0088676B" w:rsidDel="005E1FA1">
          <w:rPr>
            <w:rFonts w:eastAsiaTheme="minorEastAsia"/>
            <w:lang w:eastAsia="zh-CN"/>
            <w:rPrChange w:id="513" w:author="Microsoft Office User" w:date="2017-08-26T15:42:00Z">
              <w:rPr/>
            </w:rPrChange>
          </w:rPr>
          <w:delText>12</w:delText>
        </w:r>
        <w:r w:rsidRPr="0088676B" w:rsidDel="005E1FA1">
          <w:rPr>
            <w:rFonts w:eastAsiaTheme="minorEastAsia"/>
            <w:rPrChange w:id="514" w:author="Microsoft Office User" w:date="2017-08-26T15:42:00Z">
              <w:rPr/>
            </w:rPrChange>
          </w:rPr>
          <w:fldChar w:fldCharType="end"/>
        </w:r>
      </w:del>
    </w:p>
    <w:p w14:paraId="51EBCADE" w14:textId="07DD3CFA" w:rsidR="007E0FCC" w:rsidRPr="0088676B" w:rsidDel="005E1FA1" w:rsidRDefault="007E0FCC">
      <w:pPr>
        <w:pStyle w:val="11"/>
        <w:rPr>
          <w:del w:id="515" w:author="Microsoft Office User" w:date="2017-08-26T15:33:00Z"/>
          <w:rFonts w:asciiTheme="minorHAnsi" w:eastAsiaTheme="minorEastAsia" w:hAnsiTheme="minorHAnsi" w:cstheme="minorBidi"/>
          <w:b w:val="0"/>
          <w:bCs w:val="0"/>
          <w:caps w:val="0"/>
          <w:sz w:val="22"/>
          <w:szCs w:val="22"/>
          <w:lang w:eastAsia="zh-CN"/>
        </w:rPr>
      </w:pPr>
      <w:del w:id="516" w:author="Microsoft Office User" w:date="2017-08-26T15:33:00Z">
        <w:r w:rsidRPr="0088676B" w:rsidDel="005E1FA1">
          <w:rPr>
            <w:rFonts w:ascii=".萍方-简" w:eastAsiaTheme="minorEastAsia" w:hAnsi=".萍方-简"/>
            <w:lang w:eastAsia="zh-CN"/>
            <w:rPrChange w:id="517" w:author="Microsoft Office User" w:date="2017-08-26T15:42:00Z">
              <w:rPr>
                <w:rFonts w:ascii=".萍方-简" w:eastAsia=".萍方-简" w:hAnsi=".萍方-简"/>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18" w:author="Microsoft Office User" w:date="2017-08-26T15:42:00Z">
              <w:rPr>
                <w:rFonts w:ascii=".萍方-简" w:eastAsia=".萍方-简" w:hAnsi=".萍方-简" w:hint="eastAsia"/>
                <w:lang w:eastAsia="zh-CN"/>
              </w:rPr>
            </w:rPrChange>
          </w:rPr>
          <w:delText>应用场景分析及流程架构</w:delText>
        </w:r>
        <w:r w:rsidRPr="0088676B" w:rsidDel="005E1FA1">
          <w:rPr>
            <w:rFonts w:eastAsiaTheme="minorEastAsia"/>
            <w:lang w:eastAsia="zh-CN"/>
            <w:rPrChange w:id="519" w:author="Microsoft Office User" w:date="2017-08-26T15:42:00Z">
              <w:rPr>
                <w:lang w:eastAsia="zh-CN"/>
              </w:rPr>
            </w:rPrChange>
          </w:rPr>
          <w:tab/>
        </w:r>
        <w:r w:rsidRPr="0088676B" w:rsidDel="005E1FA1">
          <w:rPr>
            <w:rFonts w:eastAsiaTheme="minorEastAsia"/>
            <w:rPrChange w:id="520" w:author="Microsoft Office User" w:date="2017-08-26T15:42:00Z">
              <w:rPr/>
            </w:rPrChange>
          </w:rPr>
          <w:fldChar w:fldCharType="begin"/>
        </w:r>
        <w:r w:rsidRPr="0088676B" w:rsidDel="005E1FA1">
          <w:rPr>
            <w:rFonts w:eastAsiaTheme="minorEastAsia"/>
            <w:lang w:eastAsia="zh-CN"/>
            <w:rPrChange w:id="521" w:author="Microsoft Office User" w:date="2017-08-26T15:42:00Z">
              <w:rPr>
                <w:lang w:eastAsia="zh-CN"/>
              </w:rPr>
            </w:rPrChange>
          </w:rPr>
          <w:delInstrText xml:space="preserve"> PAGEREF _Toc489971199 \h </w:delInstrText>
        </w:r>
        <w:r w:rsidRPr="0088676B" w:rsidDel="005E1FA1">
          <w:rPr>
            <w:rFonts w:eastAsiaTheme="minorEastAsia"/>
            <w:rPrChange w:id="522" w:author="Microsoft Office User" w:date="2017-08-26T15:42:00Z">
              <w:rPr>
                <w:rFonts w:eastAsiaTheme="minorEastAsia"/>
              </w:rPr>
            </w:rPrChange>
          </w:rPr>
        </w:r>
        <w:r w:rsidRPr="0088676B" w:rsidDel="005E1FA1">
          <w:rPr>
            <w:rFonts w:eastAsiaTheme="minorEastAsia"/>
            <w:rPrChange w:id="523" w:author="Microsoft Office User" w:date="2017-08-26T15:42:00Z">
              <w:rPr/>
            </w:rPrChange>
          </w:rPr>
          <w:fldChar w:fldCharType="separate"/>
        </w:r>
        <w:r w:rsidR="00C7301F" w:rsidRPr="0088676B" w:rsidDel="005E1FA1">
          <w:rPr>
            <w:rFonts w:eastAsiaTheme="minorEastAsia"/>
            <w:lang w:eastAsia="zh-CN"/>
            <w:rPrChange w:id="524" w:author="Microsoft Office User" w:date="2017-08-26T15:42:00Z">
              <w:rPr>
                <w:lang w:eastAsia="zh-CN"/>
              </w:rPr>
            </w:rPrChange>
          </w:rPr>
          <w:delText>13</w:delText>
        </w:r>
        <w:r w:rsidRPr="0088676B" w:rsidDel="005E1FA1">
          <w:rPr>
            <w:rFonts w:eastAsiaTheme="minorEastAsia"/>
            <w:rPrChange w:id="525" w:author="Microsoft Office User" w:date="2017-08-26T15:42:00Z">
              <w:rPr/>
            </w:rPrChange>
          </w:rPr>
          <w:fldChar w:fldCharType="end"/>
        </w:r>
      </w:del>
    </w:p>
    <w:p w14:paraId="5DD28236" w14:textId="509C397B" w:rsidR="007E0FCC" w:rsidRPr="0088676B" w:rsidDel="005E1FA1" w:rsidRDefault="007E0FCC">
      <w:pPr>
        <w:pStyle w:val="21"/>
        <w:rPr>
          <w:del w:id="526" w:author="Microsoft Office User" w:date="2017-08-26T15:33:00Z"/>
          <w:rFonts w:asciiTheme="minorHAnsi" w:eastAsiaTheme="minorEastAsia" w:hAnsiTheme="minorHAnsi" w:cstheme="minorBidi"/>
          <w:bCs w:val="0"/>
          <w:sz w:val="22"/>
          <w:szCs w:val="22"/>
          <w:lang w:eastAsia="zh-CN"/>
        </w:rPr>
      </w:pPr>
      <w:del w:id="527" w:author="Microsoft Office User" w:date="2017-08-26T15:33:00Z">
        <w:r w:rsidRPr="0088676B" w:rsidDel="005E1FA1">
          <w:rPr>
            <w:rFonts w:ascii=".萍方-简" w:eastAsiaTheme="minorEastAsia" w:hAnsi=".萍方-简"/>
            <w:lang w:eastAsia="zh-CN"/>
            <w:rPrChange w:id="528" w:author="Microsoft Office User" w:date="2017-08-26T15:42:00Z">
              <w:rPr>
                <w:rFonts w:ascii=".萍方-简" w:eastAsia=".萍方-简" w:hAnsi=".萍方-简"/>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29" w:author="Microsoft Office User" w:date="2017-08-26T15:42:00Z">
              <w:rPr>
                <w:rFonts w:ascii=".萍方-简" w:eastAsia=".萍方-简" w:hAnsi=".萍方-简" w:hint="eastAsia"/>
                <w:lang w:eastAsia="zh-CN"/>
              </w:rPr>
            </w:rPrChange>
          </w:rPr>
          <w:delText>保险应用场景角色概述</w:delText>
        </w:r>
        <w:r w:rsidRPr="0088676B" w:rsidDel="005E1FA1">
          <w:rPr>
            <w:rFonts w:eastAsiaTheme="minorEastAsia"/>
            <w:lang w:eastAsia="zh-CN"/>
            <w:rPrChange w:id="530" w:author="Microsoft Office User" w:date="2017-08-26T15:42:00Z">
              <w:rPr>
                <w:lang w:eastAsia="zh-CN"/>
              </w:rPr>
            </w:rPrChange>
          </w:rPr>
          <w:tab/>
        </w:r>
        <w:r w:rsidRPr="0088676B" w:rsidDel="005E1FA1">
          <w:rPr>
            <w:rFonts w:eastAsiaTheme="minorEastAsia"/>
            <w:rPrChange w:id="531" w:author="Microsoft Office User" w:date="2017-08-26T15:42:00Z">
              <w:rPr/>
            </w:rPrChange>
          </w:rPr>
          <w:fldChar w:fldCharType="begin"/>
        </w:r>
        <w:r w:rsidRPr="0088676B" w:rsidDel="005E1FA1">
          <w:rPr>
            <w:rFonts w:eastAsiaTheme="minorEastAsia"/>
            <w:lang w:eastAsia="zh-CN"/>
            <w:rPrChange w:id="532" w:author="Microsoft Office User" w:date="2017-08-26T15:42:00Z">
              <w:rPr>
                <w:lang w:eastAsia="zh-CN"/>
              </w:rPr>
            </w:rPrChange>
          </w:rPr>
          <w:delInstrText xml:space="preserve"> PAGEREF _Toc489971200 \h </w:delInstrText>
        </w:r>
        <w:r w:rsidRPr="0088676B" w:rsidDel="005E1FA1">
          <w:rPr>
            <w:rFonts w:eastAsiaTheme="minorEastAsia"/>
            <w:rPrChange w:id="533" w:author="Microsoft Office User" w:date="2017-08-26T15:42:00Z">
              <w:rPr>
                <w:rFonts w:eastAsiaTheme="minorEastAsia"/>
              </w:rPr>
            </w:rPrChange>
          </w:rPr>
        </w:r>
        <w:r w:rsidRPr="0088676B" w:rsidDel="005E1FA1">
          <w:rPr>
            <w:rFonts w:eastAsiaTheme="minorEastAsia"/>
            <w:rPrChange w:id="534" w:author="Microsoft Office User" w:date="2017-08-26T15:42:00Z">
              <w:rPr/>
            </w:rPrChange>
          </w:rPr>
          <w:fldChar w:fldCharType="separate"/>
        </w:r>
        <w:r w:rsidR="00C7301F" w:rsidRPr="0088676B" w:rsidDel="005E1FA1">
          <w:rPr>
            <w:rFonts w:eastAsiaTheme="minorEastAsia"/>
            <w:lang w:eastAsia="zh-CN"/>
            <w:rPrChange w:id="535" w:author="Microsoft Office User" w:date="2017-08-26T15:42:00Z">
              <w:rPr>
                <w:lang w:eastAsia="zh-CN"/>
              </w:rPr>
            </w:rPrChange>
          </w:rPr>
          <w:delText>13</w:delText>
        </w:r>
        <w:r w:rsidRPr="0088676B" w:rsidDel="005E1FA1">
          <w:rPr>
            <w:rFonts w:eastAsiaTheme="minorEastAsia"/>
            <w:rPrChange w:id="536" w:author="Microsoft Office User" w:date="2017-08-26T15:42:00Z">
              <w:rPr/>
            </w:rPrChange>
          </w:rPr>
          <w:fldChar w:fldCharType="end"/>
        </w:r>
      </w:del>
    </w:p>
    <w:p w14:paraId="6FDA2A1B" w14:textId="735837C7" w:rsidR="007E0FCC" w:rsidRPr="0088676B" w:rsidDel="005E1FA1" w:rsidRDefault="007E0FCC">
      <w:pPr>
        <w:pStyle w:val="21"/>
        <w:rPr>
          <w:del w:id="537" w:author="Microsoft Office User" w:date="2017-08-26T15:33:00Z"/>
          <w:rFonts w:asciiTheme="minorHAnsi" w:eastAsiaTheme="minorEastAsia" w:hAnsiTheme="minorHAnsi" w:cstheme="minorBidi"/>
          <w:bCs w:val="0"/>
          <w:sz w:val="22"/>
          <w:szCs w:val="22"/>
          <w:lang w:eastAsia="zh-CN"/>
        </w:rPr>
      </w:pPr>
      <w:del w:id="538" w:author="Microsoft Office User" w:date="2017-08-26T15:33:00Z">
        <w:r w:rsidRPr="0088676B" w:rsidDel="005E1FA1">
          <w:rPr>
            <w:rFonts w:eastAsiaTheme="minorEastAsia"/>
            <w:lang w:eastAsia="zh-CN"/>
            <w:rPrChange w:id="539" w:author="Microsoft Office User" w:date="2017-08-26T15:42:00Z">
              <w:rPr>
                <w:rFonts w:eastAsia=".萍方-简"/>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40" w:author="Microsoft Office User" w:date="2017-08-26T15:42:00Z">
              <w:rPr>
                <w:rFonts w:eastAsia=".萍方-简" w:hint="eastAsia"/>
                <w:lang w:eastAsia="zh-CN"/>
              </w:rPr>
            </w:rPrChange>
          </w:rPr>
          <w:delText>互助保险应用承保逻辑</w:delText>
        </w:r>
        <w:r w:rsidRPr="0088676B" w:rsidDel="005E1FA1">
          <w:rPr>
            <w:rFonts w:eastAsiaTheme="minorEastAsia"/>
            <w:lang w:eastAsia="zh-CN"/>
            <w:rPrChange w:id="541" w:author="Microsoft Office User" w:date="2017-08-26T15:42:00Z">
              <w:rPr>
                <w:lang w:eastAsia="zh-CN"/>
              </w:rPr>
            </w:rPrChange>
          </w:rPr>
          <w:tab/>
        </w:r>
        <w:r w:rsidRPr="0088676B" w:rsidDel="005E1FA1">
          <w:rPr>
            <w:rFonts w:eastAsiaTheme="minorEastAsia"/>
            <w:rPrChange w:id="542" w:author="Microsoft Office User" w:date="2017-08-26T15:42:00Z">
              <w:rPr/>
            </w:rPrChange>
          </w:rPr>
          <w:fldChar w:fldCharType="begin"/>
        </w:r>
        <w:r w:rsidRPr="0088676B" w:rsidDel="005E1FA1">
          <w:rPr>
            <w:rFonts w:eastAsiaTheme="minorEastAsia"/>
            <w:lang w:eastAsia="zh-CN"/>
            <w:rPrChange w:id="543" w:author="Microsoft Office User" w:date="2017-08-26T15:42:00Z">
              <w:rPr>
                <w:lang w:eastAsia="zh-CN"/>
              </w:rPr>
            </w:rPrChange>
          </w:rPr>
          <w:delInstrText xml:space="preserve"> PAGEREF _Toc489971201 \h </w:delInstrText>
        </w:r>
        <w:r w:rsidRPr="0088676B" w:rsidDel="005E1FA1">
          <w:rPr>
            <w:rFonts w:eastAsiaTheme="minorEastAsia"/>
            <w:rPrChange w:id="544" w:author="Microsoft Office User" w:date="2017-08-26T15:42:00Z">
              <w:rPr>
                <w:rFonts w:eastAsiaTheme="minorEastAsia"/>
              </w:rPr>
            </w:rPrChange>
          </w:rPr>
        </w:r>
        <w:r w:rsidRPr="0088676B" w:rsidDel="005E1FA1">
          <w:rPr>
            <w:rFonts w:eastAsiaTheme="minorEastAsia"/>
            <w:rPrChange w:id="545" w:author="Microsoft Office User" w:date="2017-08-26T15:42:00Z">
              <w:rPr/>
            </w:rPrChange>
          </w:rPr>
          <w:fldChar w:fldCharType="separate"/>
        </w:r>
        <w:r w:rsidR="00C7301F" w:rsidRPr="0088676B" w:rsidDel="005E1FA1">
          <w:rPr>
            <w:rFonts w:eastAsiaTheme="minorEastAsia"/>
            <w:lang w:eastAsia="zh-CN"/>
            <w:rPrChange w:id="546" w:author="Microsoft Office User" w:date="2017-08-26T15:42:00Z">
              <w:rPr>
                <w:lang w:eastAsia="zh-CN"/>
              </w:rPr>
            </w:rPrChange>
          </w:rPr>
          <w:delText>16</w:delText>
        </w:r>
        <w:r w:rsidRPr="0088676B" w:rsidDel="005E1FA1">
          <w:rPr>
            <w:rFonts w:eastAsiaTheme="minorEastAsia"/>
            <w:rPrChange w:id="547" w:author="Microsoft Office User" w:date="2017-08-26T15:42:00Z">
              <w:rPr/>
            </w:rPrChange>
          </w:rPr>
          <w:fldChar w:fldCharType="end"/>
        </w:r>
      </w:del>
    </w:p>
    <w:p w14:paraId="1F8E3B82" w14:textId="3FE878ED" w:rsidR="007E0FCC" w:rsidRPr="0088676B" w:rsidDel="005E1FA1" w:rsidRDefault="007E0FCC">
      <w:pPr>
        <w:pStyle w:val="21"/>
        <w:rPr>
          <w:del w:id="548" w:author="Microsoft Office User" w:date="2017-08-26T15:33:00Z"/>
          <w:rFonts w:asciiTheme="minorHAnsi" w:eastAsiaTheme="minorEastAsia" w:hAnsiTheme="minorHAnsi" w:cstheme="minorBidi"/>
          <w:bCs w:val="0"/>
          <w:sz w:val="22"/>
          <w:szCs w:val="22"/>
          <w:lang w:eastAsia="zh-CN"/>
        </w:rPr>
      </w:pPr>
      <w:del w:id="549" w:author="Microsoft Office User" w:date="2017-08-26T15:33:00Z">
        <w:r w:rsidRPr="0088676B" w:rsidDel="005E1FA1">
          <w:rPr>
            <w:rFonts w:eastAsiaTheme="minorEastAsia"/>
            <w:lang w:eastAsia="zh-CN"/>
            <w:rPrChange w:id="550" w:author="Microsoft Office User" w:date="2017-08-26T15:42:00Z">
              <w:rPr>
                <w:rFonts w:eastAsia=".萍方-简"/>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51" w:author="Microsoft Office User" w:date="2017-08-26T15:42:00Z">
              <w:rPr>
                <w:rFonts w:eastAsia=".萍方-简" w:hint="eastAsia"/>
                <w:lang w:eastAsia="zh-CN"/>
              </w:rPr>
            </w:rPrChange>
          </w:rPr>
          <w:delText>互助保险应用理赔逻辑</w:delText>
        </w:r>
        <w:r w:rsidRPr="0088676B" w:rsidDel="005E1FA1">
          <w:rPr>
            <w:rFonts w:eastAsiaTheme="minorEastAsia"/>
            <w:lang w:eastAsia="zh-CN"/>
            <w:rPrChange w:id="552" w:author="Microsoft Office User" w:date="2017-08-26T15:42:00Z">
              <w:rPr>
                <w:lang w:eastAsia="zh-CN"/>
              </w:rPr>
            </w:rPrChange>
          </w:rPr>
          <w:tab/>
        </w:r>
        <w:r w:rsidRPr="0088676B" w:rsidDel="005E1FA1">
          <w:rPr>
            <w:rFonts w:eastAsiaTheme="minorEastAsia"/>
            <w:rPrChange w:id="553" w:author="Microsoft Office User" w:date="2017-08-26T15:42:00Z">
              <w:rPr/>
            </w:rPrChange>
          </w:rPr>
          <w:fldChar w:fldCharType="begin"/>
        </w:r>
        <w:r w:rsidRPr="0088676B" w:rsidDel="005E1FA1">
          <w:rPr>
            <w:rFonts w:eastAsiaTheme="minorEastAsia"/>
            <w:lang w:eastAsia="zh-CN"/>
            <w:rPrChange w:id="554" w:author="Microsoft Office User" w:date="2017-08-26T15:42:00Z">
              <w:rPr>
                <w:lang w:eastAsia="zh-CN"/>
              </w:rPr>
            </w:rPrChange>
          </w:rPr>
          <w:delInstrText xml:space="preserve"> PAGEREF _Toc489971202 \h </w:delInstrText>
        </w:r>
        <w:r w:rsidRPr="0088676B" w:rsidDel="005E1FA1">
          <w:rPr>
            <w:rFonts w:eastAsiaTheme="minorEastAsia"/>
            <w:rPrChange w:id="555" w:author="Microsoft Office User" w:date="2017-08-26T15:42:00Z">
              <w:rPr>
                <w:rFonts w:eastAsiaTheme="minorEastAsia"/>
              </w:rPr>
            </w:rPrChange>
          </w:rPr>
        </w:r>
        <w:r w:rsidRPr="0088676B" w:rsidDel="005E1FA1">
          <w:rPr>
            <w:rFonts w:eastAsiaTheme="minorEastAsia"/>
            <w:rPrChange w:id="556" w:author="Microsoft Office User" w:date="2017-08-26T15:42:00Z">
              <w:rPr/>
            </w:rPrChange>
          </w:rPr>
          <w:fldChar w:fldCharType="separate"/>
        </w:r>
        <w:r w:rsidR="00C7301F" w:rsidRPr="0088676B" w:rsidDel="005E1FA1">
          <w:rPr>
            <w:rFonts w:eastAsiaTheme="minorEastAsia"/>
            <w:lang w:eastAsia="zh-CN"/>
            <w:rPrChange w:id="557" w:author="Microsoft Office User" w:date="2017-08-26T15:42:00Z">
              <w:rPr>
                <w:lang w:eastAsia="zh-CN"/>
              </w:rPr>
            </w:rPrChange>
          </w:rPr>
          <w:delText>17</w:delText>
        </w:r>
        <w:r w:rsidRPr="0088676B" w:rsidDel="005E1FA1">
          <w:rPr>
            <w:rFonts w:eastAsiaTheme="minorEastAsia"/>
            <w:rPrChange w:id="558" w:author="Microsoft Office User" w:date="2017-08-26T15:42:00Z">
              <w:rPr/>
            </w:rPrChange>
          </w:rPr>
          <w:fldChar w:fldCharType="end"/>
        </w:r>
      </w:del>
    </w:p>
    <w:p w14:paraId="2E8D9AB5" w14:textId="19DE0DF5" w:rsidR="007E0FCC" w:rsidRPr="0088676B" w:rsidDel="005E1FA1" w:rsidRDefault="007E0FCC">
      <w:pPr>
        <w:pStyle w:val="11"/>
        <w:rPr>
          <w:del w:id="559" w:author="Microsoft Office User" w:date="2017-08-26T15:33:00Z"/>
          <w:rFonts w:asciiTheme="minorHAnsi" w:eastAsiaTheme="minorEastAsia" w:hAnsiTheme="minorHAnsi" w:cstheme="minorBidi"/>
          <w:b w:val="0"/>
          <w:bCs w:val="0"/>
          <w:caps w:val="0"/>
          <w:sz w:val="22"/>
          <w:szCs w:val="22"/>
          <w:lang w:eastAsia="zh-CN"/>
        </w:rPr>
      </w:pPr>
      <w:del w:id="560" w:author="Microsoft Office User" w:date="2017-08-26T15:33:00Z">
        <w:r w:rsidRPr="0088676B" w:rsidDel="005E1FA1">
          <w:rPr>
            <w:rFonts w:ascii=".萍方-简" w:eastAsiaTheme="minorEastAsia" w:hAnsi=".萍方-简"/>
            <w:lang w:eastAsia="zh-CN"/>
            <w:rPrChange w:id="561" w:author="Microsoft Office User" w:date="2017-08-26T15:42:00Z">
              <w:rPr>
                <w:rFonts w:ascii=".萍方-简" w:eastAsia=".萍方-简" w:hAnsi=".萍方-简"/>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62" w:author="Microsoft Office User" w:date="2017-08-26T15:42:00Z">
              <w:rPr>
                <w:rFonts w:ascii=".萍方-简" w:eastAsia=".萍方-简" w:hAnsi=".萍方-简" w:hint="eastAsia"/>
                <w:lang w:eastAsia="zh-CN"/>
              </w:rPr>
            </w:rPrChange>
          </w:rPr>
          <w:delText>互助链区块链浏览器与钱包</w:delText>
        </w:r>
        <w:r w:rsidRPr="0088676B" w:rsidDel="005E1FA1">
          <w:rPr>
            <w:rFonts w:eastAsiaTheme="minorEastAsia"/>
            <w:lang w:eastAsia="zh-CN"/>
            <w:rPrChange w:id="563" w:author="Microsoft Office User" w:date="2017-08-26T15:42:00Z">
              <w:rPr>
                <w:lang w:eastAsia="zh-CN"/>
              </w:rPr>
            </w:rPrChange>
          </w:rPr>
          <w:tab/>
        </w:r>
        <w:r w:rsidRPr="0088676B" w:rsidDel="005E1FA1">
          <w:rPr>
            <w:rFonts w:eastAsiaTheme="minorEastAsia"/>
            <w:rPrChange w:id="564" w:author="Microsoft Office User" w:date="2017-08-26T15:42:00Z">
              <w:rPr/>
            </w:rPrChange>
          </w:rPr>
          <w:fldChar w:fldCharType="begin"/>
        </w:r>
        <w:r w:rsidRPr="0088676B" w:rsidDel="005E1FA1">
          <w:rPr>
            <w:rFonts w:eastAsiaTheme="minorEastAsia"/>
            <w:lang w:eastAsia="zh-CN"/>
            <w:rPrChange w:id="565" w:author="Microsoft Office User" w:date="2017-08-26T15:42:00Z">
              <w:rPr>
                <w:lang w:eastAsia="zh-CN"/>
              </w:rPr>
            </w:rPrChange>
          </w:rPr>
          <w:delInstrText xml:space="preserve"> PAGEREF _Toc489971203 \h </w:delInstrText>
        </w:r>
        <w:r w:rsidRPr="0088676B" w:rsidDel="005E1FA1">
          <w:rPr>
            <w:rFonts w:eastAsiaTheme="minorEastAsia"/>
            <w:rPrChange w:id="566" w:author="Microsoft Office User" w:date="2017-08-26T15:42:00Z">
              <w:rPr>
                <w:rFonts w:eastAsiaTheme="minorEastAsia"/>
              </w:rPr>
            </w:rPrChange>
          </w:rPr>
        </w:r>
        <w:r w:rsidRPr="0088676B" w:rsidDel="005E1FA1">
          <w:rPr>
            <w:rFonts w:eastAsiaTheme="minorEastAsia"/>
            <w:rPrChange w:id="567" w:author="Microsoft Office User" w:date="2017-08-26T15:42:00Z">
              <w:rPr/>
            </w:rPrChange>
          </w:rPr>
          <w:fldChar w:fldCharType="separate"/>
        </w:r>
        <w:r w:rsidR="00C7301F" w:rsidRPr="0088676B" w:rsidDel="005E1FA1">
          <w:rPr>
            <w:rFonts w:eastAsiaTheme="minorEastAsia"/>
            <w:lang w:eastAsia="zh-CN"/>
            <w:rPrChange w:id="568" w:author="Microsoft Office User" w:date="2017-08-26T15:42:00Z">
              <w:rPr>
                <w:lang w:eastAsia="zh-CN"/>
              </w:rPr>
            </w:rPrChange>
          </w:rPr>
          <w:delText>19</w:delText>
        </w:r>
        <w:r w:rsidRPr="0088676B" w:rsidDel="005E1FA1">
          <w:rPr>
            <w:rFonts w:eastAsiaTheme="minorEastAsia"/>
            <w:rPrChange w:id="569" w:author="Microsoft Office User" w:date="2017-08-26T15:42:00Z">
              <w:rPr/>
            </w:rPrChange>
          </w:rPr>
          <w:fldChar w:fldCharType="end"/>
        </w:r>
      </w:del>
    </w:p>
    <w:p w14:paraId="0974D93D" w14:textId="3A724151" w:rsidR="007E0FCC" w:rsidRPr="0088676B" w:rsidDel="005E1FA1" w:rsidRDefault="007E0FCC">
      <w:pPr>
        <w:pStyle w:val="11"/>
        <w:rPr>
          <w:del w:id="570" w:author="Microsoft Office User" w:date="2017-08-26T15:33:00Z"/>
          <w:rFonts w:asciiTheme="minorHAnsi" w:eastAsiaTheme="minorEastAsia" w:hAnsiTheme="minorHAnsi" w:cstheme="minorBidi"/>
          <w:b w:val="0"/>
          <w:bCs w:val="0"/>
          <w:caps w:val="0"/>
          <w:sz w:val="22"/>
          <w:szCs w:val="22"/>
          <w:lang w:eastAsia="zh-CN"/>
        </w:rPr>
      </w:pPr>
      <w:del w:id="571" w:author="Microsoft Office User" w:date="2017-08-26T15:33:00Z">
        <w:r w:rsidRPr="0088676B" w:rsidDel="005E1FA1">
          <w:rPr>
            <w:rFonts w:ascii=".萍方-简" w:eastAsiaTheme="minorEastAsia" w:hAnsi=".萍方-简"/>
            <w:lang w:eastAsia="zh-CN"/>
            <w:rPrChange w:id="572" w:author="Microsoft Office User" w:date="2017-08-26T15:42:00Z">
              <w:rPr>
                <w:rFonts w:ascii=".萍方-简" w:eastAsia=".萍方-简" w:hAnsi=".萍方-简"/>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573" w:author="Microsoft Office User" w:date="2017-08-26T15:42:00Z">
              <w:rPr>
                <w:rFonts w:ascii=".萍方-简" w:eastAsia=".萍方-简" w:hAnsi=".萍方-简" w:hint="eastAsia"/>
                <w:lang w:eastAsia="zh-CN"/>
              </w:rPr>
            </w:rPrChange>
          </w:rPr>
          <w:delText>互助链区块链中间件构架</w:delText>
        </w:r>
        <w:r w:rsidRPr="0088676B" w:rsidDel="005E1FA1">
          <w:rPr>
            <w:rFonts w:eastAsiaTheme="minorEastAsia"/>
            <w:lang w:eastAsia="zh-CN"/>
            <w:rPrChange w:id="574" w:author="Microsoft Office User" w:date="2017-08-26T15:42:00Z">
              <w:rPr>
                <w:lang w:eastAsia="zh-CN"/>
              </w:rPr>
            </w:rPrChange>
          </w:rPr>
          <w:tab/>
        </w:r>
        <w:r w:rsidRPr="0088676B" w:rsidDel="005E1FA1">
          <w:rPr>
            <w:rFonts w:eastAsiaTheme="minorEastAsia"/>
            <w:rPrChange w:id="575" w:author="Microsoft Office User" w:date="2017-08-26T15:42:00Z">
              <w:rPr/>
            </w:rPrChange>
          </w:rPr>
          <w:fldChar w:fldCharType="begin"/>
        </w:r>
        <w:r w:rsidRPr="0088676B" w:rsidDel="005E1FA1">
          <w:rPr>
            <w:rFonts w:eastAsiaTheme="minorEastAsia"/>
            <w:lang w:eastAsia="zh-CN"/>
            <w:rPrChange w:id="576" w:author="Microsoft Office User" w:date="2017-08-26T15:42:00Z">
              <w:rPr>
                <w:lang w:eastAsia="zh-CN"/>
              </w:rPr>
            </w:rPrChange>
          </w:rPr>
          <w:delInstrText xml:space="preserve"> PAGEREF _Toc489971204 \h </w:delInstrText>
        </w:r>
        <w:r w:rsidRPr="0088676B" w:rsidDel="005E1FA1">
          <w:rPr>
            <w:rFonts w:eastAsiaTheme="minorEastAsia"/>
            <w:rPrChange w:id="577" w:author="Microsoft Office User" w:date="2017-08-26T15:42:00Z">
              <w:rPr>
                <w:rFonts w:eastAsiaTheme="minorEastAsia"/>
              </w:rPr>
            </w:rPrChange>
          </w:rPr>
        </w:r>
        <w:r w:rsidRPr="0088676B" w:rsidDel="005E1FA1">
          <w:rPr>
            <w:rFonts w:eastAsiaTheme="minorEastAsia"/>
            <w:rPrChange w:id="578" w:author="Microsoft Office User" w:date="2017-08-26T15:42:00Z">
              <w:rPr/>
            </w:rPrChange>
          </w:rPr>
          <w:fldChar w:fldCharType="separate"/>
        </w:r>
        <w:r w:rsidR="00C7301F" w:rsidRPr="0088676B" w:rsidDel="005E1FA1">
          <w:rPr>
            <w:rFonts w:eastAsiaTheme="minorEastAsia"/>
            <w:lang w:eastAsia="zh-CN"/>
            <w:rPrChange w:id="579" w:author="Microsoft Office User" w:date="2017-08-26T15:42:00Z">
              <w:rPr>
                <w:lang w:eastAsia="zh-CN"/>
              </w:rPr>
            </w:rPrChange>
          </w:rPr>
          <w:delText>20</w:delText>
        </w:r>
        <w:r w:rsidRPr="0088676B" w:rsidDel="005E1FA1">
          <w:rPr>
            <w:rFonts w:eastAsiaTheme="minorEastAsia"/>
            <w:rPrChange w:id="580" w:author="Microsoft Office User" w:date="2017-08-26T15:42:00Z">
              <w:rPr/>
            </w:rPrChange>
          </w:rPr>
          <w:fldChar w:fldCharType="end"/>
        </w:r>
      </w:del>
    </w:p>
    <w:p w14:paraId="62BEB793" w14:textId="4065194B" w:rsidR="007E0FCC" w:rsidRPr="0088676B" w:rsidDel="005E1FA1" w:rsidRDefault="007E0FCC">
      <w:pPr>
        <w:pStyle w:val="21"/>
        <w:rPr>
          <w:del w:id="581" w:author="Microsoft Office User" w:date="2017-08-26T15:33:00Z"/>
          <w:rFonts w:asciiTheme="minorHAnsi" w:eastAsiaTheme="minorEastAsia" w:hAnsiTheme="minorHAnsi" w:cstheme="minorBidi"/>
          <w:bCs w:val="0"/>
          <w:sz w:val="22"/>
          <w:szCs w:val="22"/>
          <w:lang w:eastAsia="zh-CN"/>
        </w:rPr>
      </w:pPr>
      <w:del w:id="582" w:author="Microsoft Office User" w:date="2017-08-26T15:33:00Z">
        <w:r w:rsidRPr="0088676B" w:rsidDel="005E1FA1">
          <w:rPr>
            <w:rFonts w:eastAsiaTheme="minorEastAsia"/>
            <w:lang w:eastAsia="zh-CN"/>
            <w:rPrChange w:id="583" w:author="Microsoft Office User" w:date="2017-08-26T15:42:00Z">
              <w:rPr>
                <w:rFonts w:eastAsia=".萍方-简"/>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84" w:author="Microsoft Office User" w:date="2017-08-26T15:42:00Z">
              <w:rPr>
                <w:rFonts w:eastAsia=".萍方-简" w:hint="eastAsia"/>
                <w:lang w:eastAsia="zh-CN"/>
              </w:rPr>
            </w:rPrChange>
          </w:rPr>
          <w:delText>互助链跨链价值网关</w:delText>
        </w:r>
        <w:r w:rsidRPr="0088676B" w:rsidDel="005E1FA1">
          <w:rPr>
            <w:rFonts w:eastAsiaTheme="minorEastAsia"/>
            <w:lang w:eastAsia="zh-CN"/>
            <w:rPrChange w:id="585" w:author="Microsoft Office User" w:date="2017-08-26T15:42:00Z">
              <w:rPr>
                <w:lang w:eastAsia="zh-CN"/>
              </w:rPr>
            </w:rPrChange>
          </w:rPr>
          <w:tab/>
        </w:r>
        <w:r w:rsidRPr="0088676B" w:rsidDel="005E1FA1">
          <w:rPr>
            <w:rFonts w:eastAsiaTheme="minorEastAsia"/>
            <w:rPrChange w:id="586" w:author="Microsoft Office User" w:date="2017-08-26T15:42:00Z">
              <w:rPr/>
            </w:rPrChange>
          </w:rPr>
          <w:fldChar w:fldCharType="begin"/>
        </w:r>
        <w:r w:rsidRPr="0088676B" w:rsidDel="005E1FA1">
          <w:rPr>
            <w:rFonts w:eastAsiaTheme="minorEastAsia"/>
            <w:lang w:eastAsia="zh-CN"/>
            <w:rPrChange w:id="587" w:author="Microsoft Office User" w:date="2017-08-26T15:42:00Z">
              <w:rPr>
                <w:lang w:eastAsia="zh-CN"/>
              </w:rPr>
            </w:rPrChange>
          </w:rPr>
          <w:delInstrText xml:space="preserve"> PAGEREF _Toc489971205 \h </w:delInstrText>
        </w:r>
        <w:r w:rsidRPr="0088676B" w:rsidDel="005E1FA1">
          <w:rPr>
            <w:rFonts w:eastAsiaTheme="minorEastAsia"/>
            <w:rPrChange w:id="588" w:author="Microsoft Office User" w:date="2017-08-26T15:42:00Z">
              <w:rPr>
                <w:rFonts w:eastAsiaTheme="minorEastAsia"/>
              </w:rPr>
            </w:rPrChange>
          </w:rPr>
        </w:r>
        <w:r w:rsidRPr="0088676B" w:rsidDel="005E1FA1">
          <w:rPr>
            <w:rFonts w:eastAsiaTheme="minorEastAsia"/>
            <w:rPrChange w:id="589" w:author="Microsoft Office User" w:date="2017-08-26T15:42:00Z">
              <w:rPr/>
            </w:rPrChange>
          </w:rPr>
          <w:fldChar w:fldCharType="separate"/>
        </w:r>
        <w:r w:rsidR="00C7301F" w:rsidRPr="0088676B" w:rsidDel="005E1FA1">
          <w:rPr>
            <w:rFonts w:eastAsiaTheme="minorEastAsia"/>
            <w:lang w:eastAsia="zh-CN"/>
            <w:rPrChange w:id="590" w:author="Microsoft Office User" w:date="2017-08-26T15:42:00Z">
              <w:rPr>
                <w:lang w:eastAsia="zh-CN"/>
              </w:rPr>
            </w:rPrChange>
          </w:rPr>
          <w:delText>21</w:delText>
        </w:r>
        <w:r w:rsidRPr="0088676B" w:rsidDel="005E1FA1">
          <w:rPr>
            <w:rFonts w:eastAsiaTheme="minorEastAsia"/>
            <w:rPrChange w:id="591" w:author="Microsoft Office User" w:date="2017-08-26T15:42:00Z">
              <w:rPr/>
            </w:rPrChange>
          </w:rPr>
          <w:fldChar w:fldCharType="end"/>
        </w:r>
      </w:del>
    </w:p>
    <w:p w14:paraId="49956801" w14:textId="73F54758" w:rsidR="007E0FCC" w:rsidRPr="0088676B" w:rsidDel="005E1FA1" w:rsidRDefault="007E0FCC">
      <w:pPr>
        <w:pStyle w:val="21"/>
        <w:rPr>
          <w:del w:id="592" w:author="Microsoft Office User" w:date="2017-08-26T15:33:00Z"/>
          <w:rFonts w:asciiTheme="minorHAnsi" w:eastAsiaTheme="minorEastAsia" w:hAnsiTheme="minorHAnsi" w:cstheme="minorBidi"/>
          <w:bCs w:val="0"/>
          <w:sz w:val="22"/>
          <w:szCs w:val="22"/>
          <w:lang w:eastAsia="zh-CN"/>
        </w:rPr>
      </w:pPr>
      <w:del w:id="593" w:author="Microsoft Office User" w:date="2017-08-26T15:33:00Z">
        <w:r w:rsidRPr="0088676B" w:rsidDel="005E1FA1">
          <w:rPr>
            <w:rFonts w:eastAsiaTheme="minorEastAsia"/>
            <w:lang w:eastAsia="zh-CN"/>
            <w:rPrChange w:id="594" w:author="Microsoft Office User" w:date="2017-08-26T15:42:00Z">
              <w:rPr>
                <w:rFonts w:eastAsia=".萍方-简"/>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595" w:author="Microsoft Office User" w:date="2017-08-26T15:42:00Z">
              <w:rPr>
                <w:rFonts w:eastAsia=".萍方-简" w:hint="eastAsia"/>
                <w:lang w:eastAsia="zh-CN"/>
              </w:rPr>
            </w:rPrChange>
          </w:rPr>
          <w:delText>互助链</w:delText>
        </w:r>
        <w:r w:rsidRPr="0088676B" w:rsidDel="005E1FA1">
          <w:rPr>
            <w:rFonts w:eastAsiaTheme="minorEastAsia"/>
            <w:lang w:eastAsia="zh-CN"/>
            <w:rPrChange w:id="596" w:author="Microsoft Office User" w:date="2017-08-26T15:42:00Z">
              <w:rPr>
                <w:rFonts w:eastAsia=".萍方-简"/>
                <w:lang w:eastAsia="zh-CN"/>
              </w:rPr>
            </w:rPrChange>
          </w:rPr>
          <w:delText>Fintech</w:delText>
        </w:r>
        <w:r w:rsidRPr="0088676B" w:rsidDel="005E1FA1">
          <w:rPr>
            <w:rFonts w:eastAsiaTheme="minorEastAsia" w:hint="eastAsia"/>
            <w:lang w:eastAsia="zh-CN"/>
            <w:rPrChange w:id="597" w:author="Microsoft Office User" w:date="2017-08-26T15:42:00Z">
              <w:rPr>
                <w:rFonts w:eastAsia=".萍方-简" w:hint="eastAsia"/>
                <w:lang w:eastAsia="zh-CN"/>
              </w:rPr>
            </w:rPrChange>
          </w:rPr>
          <w:delText>引擎</w:delText>
        </w:r>
        <w:r w:rsidRPr="0088676B" w:rsidDel="005E1FA1">
          <w:rPr>
            <w:rFonts w:eastAsiaTheme="minorEastAsia"/>
            <w:lang w:eastAsia="zh-CN"/>
            <w:rPrChange w:id="598" w:author="Microsoft Office User" w:date="2017-08-26T15:42:00Z">
              <w:rPr>
                <w:lang w:eastAsia="zh-CN"/>
              </w:rPr>
            </w:rPrChange>
          </w:rPr>
          <w:tab/>
        </w:r>
        <w:r w:rsidRPr="0088676B" w:rsidDel="005E1FA1">
          <w:rPr>
            <w:rFonts w:eastAsiaTheme="minorEastAsia"/>
            <w:rPrChange w:id="599" w:author="Microsoft Office User" w:date="2017-08-26T15:42:00Z">
              <w:rPr/>
            </w:rPrChange>
          </w:rPr>
          <w:fldChar w:fldCharType="begin"/>
        </w:r>
        <w:r w:rsidRPr="0088676B" w:rsidDel="005E1FA1">
          <w:rPr>
            <w:rFonts w:eastAsiaTheme="minorEastAsia"/>
            <w:lang w:eastAsia="zh-CN"/>
            <w:rPrChange w:id="600" w:author="Microsoft Office User" w:date="2017-08-26T15:42:00Z">
              <w:rPr>
                <w:lang w:eastAsia="zh-CN"/>
              </w:rPr>
            </w:rPrChange>
          </w:rPr>
          <w:delInstrText xml:space="preserve"> PAGEREF _Toc489971206 \h </w:delInstrText>
        </w:r>
        <w:r w:rsidRPr="0088676B" w:rsidDel="005E1FA1">
          <w:rPr>
            <w:rFonts w:eastAsiaTheme="minorEastAsia"/>
            <w:rPrChange w:id="601" w:author="Microsoft Office User" w:date="2017-08-26T15:42:00Z">
              <w:rPr>
                <w:rFonts w:eastAsiaTheme="minorEastAsia"/>
              </w:rPr>
            </w:rPrChange>
          </w:rPr>
        </w:r>
        <w:r w:rsidRPr="0088676B" w:rsidDel="005E1FA1">
          <w:rPr>
            <w:rFonts w:eastAsiaTheme="minorEastAsia"/>
            <w:rPrChange w:id="602" w:author="Microsoft Office User" w:date="2017-08-26T15:42:00Z">
              <w:rPr/>
            </w:rPrChange>
          </w:rPr>
          <w:fldChar w:fldCharType="separate"/>
        </w:r>
        <w:r w:rsidR="00C7301F" w:rsidRPr="0088676B" w:rsidDel="005E1FA1">
          <w:rPr>
            <w:rFonts w:eastAsiaTheme="minorEastAsia"/>
            <w:lang w:eastAsia="zh-CN"/>
            <w:rPrChange w:id="603" w:author="Microsoft Office User" w:date="2017-08-26T15:42:00Z">
              <w:rPr>
                <w:lang w:eastAsia="zh-CN"/>
              </w:rPr>
            </w:rPrChange>
          </w:rPr>
          <w:delText>21</w:delText>
        </w:r>
        <w:r w:rsidRPr="0088676B" w:rsidDel="005E1FA1">
          <w:rPr>
            <w:rFonts w:eastAsiaTheme="minorEastAsia"/>
            <w:rPrChange w:id="604" w:author="Microsoft Office User" w:date="2017-08-26T15:42:00Z">
              <w:rPr/>
            </w:rPrChange>
          </w:rPr>
          <w:fldChar w:fldCharType="end"/>
        </w:r>
      </w:del>
    </w:p>
    <w:p w14:paraId="03C3D3E5" w14:textId="4D0464BA" w:rsidR="007E0FCC" w:rsidRPr="0088676B" w:rsidDel="005E1FA1" w:rsidRDefault="007E0FCC">
      <w:pPr>
        <w:pStyle w:val="11"/>
        <w:rPr>
          <w:del w:id="605" w:author="Microsoft Office User" w:date="2017-08-26T15:33:00Z"/>
          <w:rFonts w:asciiTheme="minorHAnsi" w:eastAsiaTheme="minorEastAsia" w:hAnsiTheme="minorHAnsi" w:cstheme="minorBidi"/>
          <w:b w:val="0"/>
          <w:bCs w:val="0"/>
          <w:caps w:val="0"/>
          <w:sz w:val="22"/>
          <w:szCs w:val="22"/>
          <w:lang w:eastAsia="zh-CN"/>
        </w:rPr>
      </w:pPr>
      <w:del w:id="606" w:author="Microsoft Office User" w:date="2017-08-26T15:33:00Z">
        <w:r w:rsidRPr="0088676B" w:rsidDel="005E1FA1">
          <w:rPr>
            <w:rFonts w:ascii=".萍方-简" w:eastAsiaTheme="minorEastAsia" w:hAnsi=".萍方-简"/>
            <w:lang w:eastAsia="zh-CN"/>
            <w:rPrChange w:id="607" w:author="Microsoft Office User" w:date="2017-08-26T15:42:00Z">
              <w:rPr>
                <w:rFonts w:ascii=".萍方-简" w:eastAsia=".萍方-简" w:hAnsi=".萍方-简"/>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08" w:author="Microsoft Office User" w:date="2017-08-26T15:42:00Z">
              <w:rPr>
                <w:rFonts w:ascii=".萍方-简" w:eastAsia=".萍方-简" w:hAnsi=".萍方-简" w:hint="eastAsia"/>
                <w:lang w:eastAsia="zh-CN"/>
              </w:rPr>
            </w:rPrChange>
          </w:rPr>
          <w:delText>互助链智能合约逻辑</w:delText>
        </w:r>
        <w:r w:rsidRPr="0088676B" w:rsidDel="005E1FA1">
          <w:rPr>
            <w:rFonts w:eastAsiaTheme="minorEastAsia"/>
            <w:lang w:eastAsia="zh-CN"/>
            <w:rPrChange w:id="609" w:author="Microsoft Office User" w:date="2017-08-26T15:42:00Z">
              <w:rPr>
                <w:lang w:eastAsia="zh-CN"/>
              </w:rPr>
            </w:rPrChange>
          </w:rPr>
          <w:tab/>
        </w:r>
        <w:r w:rsidRPr="0088676B" w:rsidDel="005E1FA1">
          <w:rPr>
            <w:rFonts w:eastAsiaTheme="minorEastAsia"/>
            <w:rPrChange w:id="610" w:author="Microsoft Office User" w:date="2017-08-26T15:42:00Z">
              <w:rPr/>
            </w:rPrChange>
          </w:rPr>
          <w:fldChar w:fldCharType="begin"/>
        </w:r>
        <w:r w:rsidRPr="0088676B" w:rsidDel="005E1FA1">
          <w:rPr>
            <w:rFonts w:eastAsiaTheme="minorEastAsia"/>
            <w:lang w:eastAsia="zh-CN"/>
            <w:rPrChange w:id="611" w:author="Microsoft Office User" w:date="2017-08-26T15:42:00Z">
              <w:rPr>
                <w:lang w:eastAsia="zh-CN"/>
              </w:rPr>
            </w:rPrChange>
          </w:rPr>
          <w:delInstrText xml:space="preserve"> PAGEREF _Toc489971207 \h </w:delInstrText>
        </w:r>
        <w:r w:rsidRPr="0088676B" w:rsidDel="005E1FA1">
          <w:rPr>
            <w:rFonts w:eastAsiaTheme="minorEastAsia"/>
            <w:rPrChange w:id="612" w:author="Microsoft Office User" w:date="2017-08-26T15:42:00Z">
              <w:rPr>
                <w:rFonts w:eastAsiaTheme="minorEastAsia"/>
              </w:rPr>
            </w:rPrChange>
          </w:rPr>
        </w:r>
        <w:r w:rsidRPr="0088676B" w:rsidDel="005E1FA1">
          <w:rPr>
            <w:rFonts w:eastAsiaTheme="minorEastAsia"/>
            <w:rPrChange w:id="613" w:author="Microsoft Office User" w:date="2017-08-26T15:42:00Z">
              <w:rPr/>
            </w:rPrChange>
          </w:rPr>
          <w:fldChar w:fldCharType="separate"/>
        </w:r>
        <w:r w:rsidR="00C7301F" w:rsidRPr="0088676B" w:rsidDel="005E1FA1">
          <w:rPr>
            <w:rFonts w:eastAsiaTheme="minorEastAsia"/>
            <w:lang w:eastAsia="zh-CN"/>
            <w:rPrChange w:id="614" w:author="Microsoft Office User" w:date="2017-08-26T15:42:00Z">
              <w:rPr>
                <w:lang w:eastAsia="zh-CN"/>
              </w:rPr>
            </w:rPrChange>
          </w:rPr>
          <w:delText>21</w:delText>
        </w:r>
        <w:r w:rsidRPr="0088676B" w:rsidDel="005E1FA1">
          <w:rPr>
            <w:rFonts w:eastAsiaTheme="minorEastAsia"/>
            <w:rPrChange w:id="615" w:author="Microsoft Office User" w:date="2017-08-26T15:42:00Z">
              <w:rPr/>
            </w:rPrChange>
          </w:rPr>
          <w:fldChar w:fldCharType="end"/>
        </w:r>
      </w:del>
    </w:p>
    <w:p w14:paraId="0AA4B064" w14:textId="3E1368F4" w:rsidR="007E0FCC" w:rsidRPr="0088676B" w:rsidDel="005E1FA1" w:rsidRDefault="007E0FCC">
      <w:pPr>
        <w:pStyle w:val="11"/>
        <w:rPr>
          <w:del w:id="616" w:author="Microsoft Office User" w:date="2017-08-26T15:33:00Z"/>
          <w:rFonts w:asciiTheme="minorHAnsi" w:eastAsiaTheme="minorEastAsia" w:hAnsiTheme="minorHAnsi" w:cstheme="minorBidi"/>
          <w:b w:val="0"/>
          <w:bCs w:val="0"/>
          <w:caps w:val="0"/>
          <w:sz w:val="22"/>
          <w:szCs w:val="22"/>
          <w:lang w:eastAsia="zh-CN"/>
        </w:rPr>
      </w:pPr>
      <w:del w:id="617" w:author="Microsoft Office User" w:date="2017-08-26T15:33:00Z">
        <w:r w:rsidRPr="0088676B" w:rsidDel="005E1FA1">
          <w:rPr>
            <w:rFonts w:ascii=".萍方-简" w:eastAsiaTheme="minorEastAsia" w:hAnsi=".萍方-简"/>
            <w:lang w:eastAsia="zh-CN"/>
            <w:rPrChange w:id="618" w:author="Microsoft Office User" w:date="2017-08-26T15:42:00Z">
              <w:rPr>
                <w:rFonts w:ascii=".萍方-简" w:eastAsia=".萍方-简" w:hAnsi=".萍方-简"/>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19" w:author="Microsoft Office User" w:date="2017-08-26T15:42:00Z">
              <w:rPr>
                <w:rFonts w:ascii=".萍方-简" w:eastAsia=".萍方-简" w:hAnsi=".萍方-简" w:hint="eastAsia"/>
                <w:lang w:eastAsia="zh-CN"/>
              </w:rPr>
            </w:rPrChange>
          </w:rPr>
          <w:delText>互助链数字资产与交易</w:delText>
        </w:r>
        <w:r w:rsidRPr="0088676B" w:rsidDel="005E1FA1">
          <w:rPr>
            <w:rFonts w:eastAsiaTheme="minorEastAsia"/>
            <w:lang w:eastAsia="zh-CN"/>
            <w:rPrChange w:id="620" w:author="Microsoft Office User" w:date="2017-08-26T15:42:00Z">
              <w:rPr>
                <w:lang w:eastAsia="zh-CN"/>
              </w:rPr>
            </w:rPrChange>
          </w:rPr>
          <w:tab/>
        </w:r>
        <w:r w:rsidRPr="0088676B" w:rsidDel="005E1FA1">
          <w:rPr>
            <w:rFonts w:eastAsiaTheme="minorEastAsia"/>
            <w:rPrChange w:id="621" w:author="Microsoft Office User" w:date="2017-08-26T15:42:00Z">
              <w:rPr/>
            </w:rPrChange>
          </w:rPr>
          <w:fldChar w:fldCharType="begin"/>
        </w:r>
        <w:r w:rsidRPr="0088676B" w:rsidDel="005E1FA1">
          <w:rPr>
            <w:rFonts w:eastAsiaTheme="minorEastAsia"/>
            <w:lang w:eastAsia="zh-CN"/>
            <w:rPrChange w:id="622" w:author="Microsoft Office User" w:date="2017-08-26T15:42:00Z">
              <w:rPr>
                <w:lang w:eastAsia="zh-CN"/>
              </w:rPr>
            </w:rPrChange>
          </w:rPr>
          <w:delInstrText xml:space="preserve"> PAGEREF _Toc489971208 \h </w:delInstrText>
        </w:r>
        <w:r w:rsidRPr="0088676B" w:rsidDel="005E1FA1">
          <w:rPr>
            <w:rFonts w:eastAsiaTheme="minorEastAsia"/>
            <w:rPrChange w:id="623" w:author="Microsoft Office User" w:date="2017-08-26T15:42:00Z">
              <w:rPr>
                <w:rFonts w:eastAsiaTheme="minorEastAsia"/>
              </w:rPr>
            </w:rPrChange>
          </w:rPr>
        </w:r>
        <w:r w:rsidRPr="0088676B" w:rsidDel="005E1FA1">
          <w:rPr>
            <w:rFonts w:eastAsiaTheme="minorEastAsia"/>
            <w:rPrChange w:id="624" w:author="Microsoft Office User" w:date="2017-08-26T15:42:00Z">
              <w:rPr/>
            </w:rPrChange>
          </w:rPr>
          <w:fldChar w:fldCharType="separate"/>
        </w:r>
        <w:r w:rsidR="00C7301F" w:rsidRPr="0088676B" w:rsidDel="005E1FA1">
          <w:rPr>
            <w:rFonts w:eastAsiaTheme="minorEastAsia"/>
            <w:lang w:eastAsia="zh-CN"/>
            <w:rPrChange w:id="625" w:author="Microsoft Office User" w:date="2017-08-26T15:42:00Z">
              <w:rPr>
                <w:lang w:eastAsia="zh-CN"/>
              </w:rPr>
            </w:rPrChange>
          </w:rPr>
          <w:delText>21</w:delText>
        </w:r>
        <w:r w:rsidRPr="0088676B" w:rsidDel="005E1FA1">
          <w:rPr>
            <w:rFonts w:eastAsiaTheme="minorEastAsia"/>
            <w:rPrChange w:id="626" w:author="Microsoft Office User" w:date="2017-08-26T15:42:00Z">
              <w:rPr/>
            </w:rPrChange>
          </w:rPr>
          <w:fldChar w:fldCharType="end"/>
        </w:r>
      </w:del>
    </w:p>
    <w:p w14:paraId="6B0FA8A5" w14:textId="7AD2D3D4" w:rsidR="007E0FCC" w:rsidRPr="0088676B" w:rsidDel="005E1FA1" w:rsidRDefault="007E0FCC">
      <w:pPr>
        <w:pStyle w:val="11"/>
        <w:rPr>
          <w:del w:id="627" w:author="Microsoft Office User" w:date="2017-08-26T15:33:00Z"/>
          <w:rFonts w:asciiTheme="minorHAnsi" w:eastAsiaTheme="minorEastAsia" w:hAnsiTheme="minorHAnsi" w:cstheme="minorBidi"/>
          <w:b w:val="0"/>
          <w:bCs w:val="0"/>
          <w:caps w:val="0"/>
          <w:sz w:val="22"/>
          <w:szCs w:val="22"/>
          <w:lang w:eastAsia="zh-CN"/>
        </w:rPr>
      </w:pPr>
      <w:del w:id="628" w:author="Microsoft Office User" w:date="2017-08-26T15:33:00Z">
        <w:r w:rsidRPr="0088676B" w:rsidDel="005E1FA1">
          <w:rPr>
            <w:rFonts w:ascii=".萍方-简" w:eastAsiaTheme="minorEastAsia" w:hAnsi=".萍方-简"/>
            <w:lang w:eastAsia="zh-CN"/>
            <w:rPrChange w:id="629" w:author="Microsoft Office User" w:date="2017-08-26T15:42:00Z">
              <w:rPr>
                <w:rFonts w:ascii=".萍方-简" w:eastAsia=".萍方-简" w:hAnsi=".萍方-简"/>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30" w:author="Microsoft Office User" w:date="2017-08-26T15:42:00Z">
              <w:rPr>
                <w:rFonts w:ascii=".萍方-简" w:eastAsia=".萍方-简" w:hAnsi=".萍方-简" w:hint="eastAsia"/>
                <w:lang w:eastAsia="zh-CN"/>
              </w:rPr>
            </w:rPrChange>
          </w:rPr>
          <w:delText>互助保险系统</w:delText>
        </w:r>
        <w:r w:rsidRPr="0088676B" w:rsidDel="005E1FA1">
          <w:rPr>
            <w:rFonts w:eastAsiaTheme="minorEastAsia"/>
            <w:lang w:eastAsia="zh-CN"/>
            <w:rPrChange w:id="631" w:author="Microsoft Office User" w:date="2017-08-26T15:42:00Z">
              <w:rPr>
                <w:lang w:eastAsia="zh-CN"/>
              </w:rPr>
            </w:rPrChange>
          </w:rPr>
          <w:tab/>
        </w:r>
        <w:r w:rsidRPr="0088676B" w:rsidDel="005E1FA1">
          <w:rPr>
            <w:rFonts w:eastAsiaTheme="minorEastAsia"/>
            <w:rPrChange w:id="632" w:author="Microsoft Office User" w:date="2017-08-26T15:42:00Z">
              <w:rPr/>
            </w:rPrChange>
          </w:rPr>
          <w:fldChar w:fldCharType="begin"/>
        </w:r>
        <w:r w:rsidRPr="0088676B" w:rsidDel="005E1FA1">
          <w:rPr>
            <w:rFonts w:eastAsiaTheme="minorEastAsia"/>
            <w:lang w:eastAsia="zh-CN"/>
            <w:rPrChange w:id="633" w:author="Microsoft Office User" w:date="2017-08-26T15:42:00Z">
              <w:rPr>
                <w:lang w:eastAsia="zh-CN"/>
              </w:rPr>
            </w:rPrChange>
          </w:rPr>
          <w:delInstrText xml:space="preserve"> PAGEREF _Toc489971209 \h </w:delInstrText>
        </w:r>
        <w:r w:rsidRPr="0088676B" w:rsidDel="005E1FA1">
          <w:rPr>
            <w:rFonts w:eastAsiaTheme="minorEastAsia"/>
            <w:rPrChange w:id="634" w:author="Microsoft Office User" w:date="2017-08-26T15:42:00Z">
              <w:rPr>
                <w:rFonts w:eastAsiaTheme="minorEastAsia"/>
              </w:rPr>
            </w:rPrChange>
          </w:rPr>
        </w:r>
        <w:r w:rsidRPr="0088676B" w:rsidDel="005E1FA1">
          <w:rPr>
            <w:rFonts w:eastAsiaTheme="minorEastAsia"/>
            <w:rPrChange w:id="635" w:author="Microsoft Office User" w:date="2017-08-26T15:42:00Z">
              <w:rPr/>
            </w:rPrChange>
          </w:rPr>
          <w:fldChar w:fldCharType="separate"/>
        </w:r>
        <w:r w:rsidR="00C7301F" w:rsidRPr="0088676B" w:rsidDel="005E1FA1">
          <w:rPr>
            <w:rFonts w:eastAsiaTheme="minorEastAsia"/>
            <w:lang w:eastAsia="zh-CN"/>
            <w:rPrChange w:id="636" w:author="Microsoft Office User" w:date="2017-08-26T15:42:00Z">
              <w:rPr>
                <w:lang w:eastAsia="zh-CN"/>
              </w:rPr>
            </w:rPrChange>
          </w:rPr>
          <w:delText>24</w:delText>
        </w:r>
        <w:r w:rsidRPr="0088676B" w:rsidDel="005E1FA1">
          <w:rPr>
            <w:rFonts w:eastAsiaTheme="minorEastAsia"/>
            <w:rPrChange w:id="637" w:author="Microsoft Office User" w:date="2017-08-26T15:42:00Z">
              <w:rPr/>
            </w:rPrChange>
          </w:rPr>
          <w:fldChar w:fldCharType="end"/>
        </w:r>
      </w:del>
    </w:p>
    <w:p w14:paraId="52C5A43F" w14:textId="18554CF4" w:rsidR="007E0FCC" w:rsidRPr="0088676B" w:rsidDel="005E1FA1" w:rsidRDefault="007E0FCC">
      <w:pPr>
        <w:pStyle w:val="21"/>
        <w:rPr>
          <w:del w:id="638" w:author="Microsoft Office User" w:date="2017-08-26T15:33:00Z"/>
          <w:rFonts w:asciiTheme="minorHAnsi" w:eastAsiaTheme="minorEastAsia" w:hAnsiTheme="minorHAnsi" w:cstheme="minorBidi"/>
          <w:bCs w:val="0"/>
          <w:sz w:val="22"/>
          <w:szCs w:val="22"/>
          <w:lang w:eastAsia="zh-CN"/>
        </w:rPr>
      </w:pPr>
      <w:del w:id="639"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lang w:eastAsia="zh-CN"/>
            <w:rPrChange w:id="640" w:author="Microsoft Office User" w:date="2017-08-26T15:42:00Z">
              <w:rPr>
                <w:rFonts w:eastAsia=".萍方-简" w:hint="eastAsia"/>
                <w:lang w:eastAsia="zh-CN"/>
              </w:rPr>
            </w:rPrChange>
          </w:rPr>
          <w:delText>为什么选择以太坊</w:delText>
        </w:r>
        <w:r w:rsidRPr="0088676B" w:rsidDel="005E1FA1">
          <w:rPr>
            <w:rFonts w:eastAsiaTheme="minorEastAsia"/>
            <w:lang w:eastAsia="zh-CN"/>
            <w:rPrChange w:id="641" w:author="Microsoft Office User" w:date="2017-08-26T15:42:00Z">
              <w:rPr>
                <w:lang w:eastAsia="zh-CN"/>
              </w:rPr>
            </w:rPrChange>
          </w:rPr>
          <w:tab/>
        </w:r>
        <w:r w:rsidRPr="0088676B" w:rsidDel="005E1FA1">
          <w:rPr>
            <w:rFonts w:eastAsiaTheme="minorEastAsia"/>
            <w:rPrChange w:id="642" w:author="Microsoft Office User" w:date="2017-08-26T15:42:00Z">
              <w:rPr/>
            </w:rPrChange>
          </w:rPr>
          <w:fldChar w:fldCharType="begin"/>
        </w:r>
        <w:r w:rsidRPr="0088676B" w:rsidDel="005E1FA1">
          <w:rPr>
            <w:rFonts w:eastAsiaTheme="minorEastAsia"/>
            <w:lang w:eastAsia="zh-CN"/>
            <w:rPrChange w:id="643" w:author="Microsoft Office User" w:date="2017-08-26T15:42:00Z">
              <w:rPr>
                <w:lang w:eastAsia="zh-CN"/>
              </w:rPr>
            </w:rPrChange>
          </w:rPr>
          <w:delInstrText xml:space="preserve"> PAGEREF _Toc489971210 \h </w:delInstrText>
        </w:r>
        <w:r w:rsidRPr="0088676B" w:rsidDel="005E1FA1">
          <w:rPr>
            <w:rFonts w:eastAsiaTheme="minorEastAsia"/>
            <w:rPrChange w:id="644" w:author="Microsoft Office User" w:date="2017-08-26T15:42:00Z">
              <w:rPr>
                <w:rFonts w:eastAsiaTheme="minorEastAsia"/>
              </w:rPr>
            </w:rPrChange>
          </w:rPr>
        </w:r>
        <w:r w:rsidRPr="0088676B" w:rsidDel="005E1FA1">
          <w:rPr>
            <w:rFonts w:eastAsiaTheme="minorEastAsia"/>
            <w:rPrChange w:id="645" w:author="Microsoft Office User" w:date="2017-08-26T15:42:00Z">
              <w:rPr/>
            </w:rPrChange>
          </w:rPr>
          <w:fldChar w:fldCharType="separate"/>
        </w:r>
        <w:r w:rsidR="00C7301F" w:rsidRPr="0088676B" w:rsidDel="005E1FA1">
          <w:rPr>
            <w:rFonts w:eastAsiaTheme="minorEastAsia"/>
            <w:lang w:eastAsia="zh-CN"/>
            <w:rPrChange w:id="646" w:author="Microsoft Office User" w:date="2017-08-26T15:42:00Z">
              <w:rPr>
                <w:lang w:eastAsia="zh-CN"/>
              </w:rPr>
            </w:rPrChange>
          </w:rPr>
          <w:delText>24</w:delText>
        </w:r>
        <w:r w:rsidRPr="0088676B" w:rsidDel="005E1FA1">
          <w:rPr>
            <w:rFonts w:eastAsiaTheme="minorEastAsia"/>
            <w:rPrChange w:id="647" w:author="Microsoft Office User" w:date="2017-08-26T15:42:00Z">
              <w:rPr/>
            </w:rPrChange>
          </w:rPr>
          <w:fldChar w:fldCharType="end"/>
        </w:r>
      </w:del>
    </w:p>
    <w:p w14:paraId="033AEAB8" w14:textId="103BEA80" w:rsidR="007E0FCC" w:rsidRPr="0088676B" w:rsidDel="005E1FA1" w:rsidRDefault="007E0FCC">
      <w:pPr>
        <w:pStyle w:val="21"/>
        <w:rPr>
          <w:del w:id="648" w:author="Microsoft Office User" w:date="2017-08-26T15:33:00Z"/>
          <w:rFonts w:asciiTheme="minorHAnsi" w:eastAsiaTheme="minorEastAsia" w:hAnsiTheme="minorHAnsi" w:cstheme="minorBidi"/>
          <w:bCs w:val="0"/>
          <w:sz w:val="22"/>
          <w:szCs w:val="22"/>
          <w:lang w:eastAsia="zh-CN"/>
        </w:rPr>
      </w:pPr>
      <w:del w:id="649"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50" w:author="Microsoft Office User" w:date="2017-08-26T15:42:00Z">
              <w:rPr>
                <w:rFonts w:ascii=".萍方-简" w:eastAsia=".萍方-简" w:hAnsi=".萍方-简" w:hint="eastAsia"/>
                <w:lang w:eastAsia="zh-CN"/>
              </w:rPr>
            </w:rPrChange>
          </w:rPr>
          <w:delText>智能合约平台</w:delText>
        </w:r>
        <w:r w:rsidRPr="0088676B" w:rsidDel="005E1FA1">
          <w:rPr>
            <w:rFonts w:eastAsiaTheme="minorEastAsia"/>
            <w:lang w:eastAsia="zh-CN"/>
            <w:rPrChange w:id="651" w:author="Microsoft Office User" w:date="2017-08-26T15:42:00Z">
              <w:rPr>
                <w:lang w:eastAsia="zh-CN"/>
              </w:rPr>
            </w:rPrChange>
          </w:rPr>
          <w:tab/>
        </w:r>
        <w:r w:rsidRPr="0088676B" w:rsidDel="005E1FA1">
          <w:rPr>
            <w:rFonts w:eastAsiaTheme="minorEastAsia"/>
            <w:rPrChange w:id="652" w:author="Microsoft Office User" w:date="2017-08-26T15:42:00Z">
              <w:rPr/>
            </w:rPrChange>
          </w:rPr>
          <w:fldChar w:fldCharType="begin"/>
        </w:r>
        <w:r w:rsidRPr="0088676B" w:rsidDel="005E1FA1">
          <w:rPr>
            <w:rFonts w:eastAsiaTheme="minorEastAsia"/>
            <w:lang w:eastAsia="zh-CN"/>
            <w:rPrChange w:id="653" w:author="Microsoft Office User" w:date="2017-08-26T15:42:00Z">
              <w:rPr>
                <w:lang w:eastAsia="zh-CN"/>
              </w:rPr>
            </w:rPrChange>
          </w:rPr>
          <w:delInstrText xml:space="preserve"> PAGEREF _Toc489971211 \h </w:delInstrText>
        </w:r>
        <w:r w:rsidRPr="0088676B" w:rsidDel="005E1FA1">
          <w:rPr>
            <w:rFonts w:eastAsiaTheme="minorEastAsia"/>
            <w:rPrChange w:id="654" w:author="Microsoft Office User" w:date="2017-08-26T15:42:00Z">
              <w:rPr>
                <w:rFonts w:eastAsiaTheme="minorEastAsia"/>
              </w:rPr>
            </w:rPrChange>
          </w:rPr>
        </w:r>
        <w:r w:rsidRPr="0088676B" w:rsidDel="005E1FA1">
          <w:rPr>
            <w:rFonts w:eastAsiaTheme="minorEastAsia"/>
            <w:rPrChange w:id="655" w:author="Microsoft Office User" w:date="2017-08-26T15:42:00Z">
              <w:rPr/>
            </w:rPrChange>
          </w:rPr>
          <w:fldChar w:fldCharType="separate"/>
        </w:r>
        <w:r w:rsidR="00C7301F" w:rsidRPr="0088676B" w:rsidDel="005E1FA1">
          <w:rPr>
            <w:rFonts w:eastAsiaTheme="minorEastAsia"/>
            <w:lang w:eastAsia="zh-CN"/>
            <w:rPrChange w:id="656" w:author="Microsoft Office User" w:date="2017-08-26T15:42:00Z">
              <w:rPr>
                <w:lang w:eastAsia="zh-CN"/>
              </w:rPr>
            </w:rPrChange>
          </w:rPr>
          <w:delText>24</w:delText>
        </w:r>
        <w:r w:rsidRPr="0088676B" w:rsidDel="005E1FA1">
          <w:rPr>
            <w:rFonts w:eastAsiaTheme="minorEastAsia"/>
            <w:rPrChange w:id="657" w:author="Microsoft Office User" w:date="2017-08-26T15:42:00Z">
              <w:rPr/>
            </w:rPrChange>
          </w:rPr>
          <w:fldChar w:fldCharType="end"/>
        </w:r>
      </w:del>
    </w:p>
    <w:p w14:paraId="064B428E" w14:textId="15DA828F" w:rsidR="007E0FCC" w:rsidRPr="0088676B" w:rsidDel="005E1FA1" w:rsidRDefault="007E0FCC">
      <w:pPr>
        <w:pStyle w:val="21"/>
        <w:rPr>
          <w:del w:id="658" w:author="Microsoft Office User" w:date="2017-08-26T15:33:00Z"/>
          <w:rFonts w:asciiTheme="minorHAnsi" w:eastAsiaTheme="minorEastAsia" w:hAnsiTheme="minorHAnsi" w:cstheme="minorBidi"/>
          <w:bCs w:val="0"/>
          <w:sz w:val="22"/>
          <w:szCs w:val="22"/>
          <w:lang w:eastAsia="zh-CN"/>
        </w:rPr>
      </w:pPr>
      <w:del w:id="659" w:author="Microsoft Office User" w:date="2017-08-26T15:33:00Z">
        <w:r w:rsidRPr="0088676B" w:rsidDel="005E1FA1">
          <w:rPr>
            <w:rFonts w:ascii=".萍方-简" w:eastAsiaTheme="minorEastAsia" w:hAnsi=".萍方-简"/>
            <w:lang w:eastAsia="zh-CN"/>
            <w:rPrChange w:id="660" w:author="Microsoft Office User" w:date="2017-08-26T15:42:00Z">
              <w:rPr>
                <w:rFonts w:ascii=".萍方-简" w:eastAsia=".萍方-简" w:hAnsi=".萍方-简"/>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61" w:author="Microsoft Office User" w:date="2017-08-26T15:42:00Z">
              <w:rPr>
                <w:rFonts w:ascii=".萍方-简" w:eastAsia=".萍方-简" w:hAnsi=".萍方-简" w:hint="eastAsia"/>
                <w:lang w:eastAsia="zh-CN"/>
              </w:rPr>
            </w:rPrChange>
          </w:rPr>
          <w:delText>系统框架</w:delText>
        </w:r>
        <w:r w:rsidRPr="0088676B" w:rsidDel="005E1FA1">
          <w:rPr>
            <w:rFonts w:eastAsiaTheme="minorEastAsia"/>
            <w:lang w:eastAsia="zh-CN"/>
            <w:rPrChange w:id="662" w:author="Microsoft Office User" w:date="2017-08-26T15:42:00Z">
              <w:rPr>
                <w:lang w:eastAsia="zh-CN"/>
              </w:rPr>
            </w:rPrChange>
          </w:rPr>
          <w:tab/>
        </w:r>
        <w:r w:rsidRPr="0088676B" w:rsidDel="005E1FA1">
          <w:rPr>
            <w:rFonts w:eastAsiaTheme="minorEastAsia"/>
            <w:rPrChange w:id="663" w:author="Microsoft Office User" w:date="2017-08-26T15:42:00Z">
              <w:rPr/>
            </w:rPrChange>
          </w:rPr>
          <w:fldChar w:fldCharType="begin"/>
        </w:r>
        <w:r w:rsidRPr="0088676B" w:rsidDel="005E1FA1">
          <w:rPr>
            <w:rFonts w:eastAsiaTheme="minorEastAsia"/>
            <w:lang w:eastAsia="zh-CN"/>
            <w:rPrChange w:id="664" w:author="Microsoft Office User" w:date="2017-08-26T15:42:00Z">
              <w:rPr>
                <w:lang w:eastAsia="zh-CN"/>
              </w:rPr>
            </w:rPrChange>
          </w:rPr>
          <w:delInstrText xml:space="preserve"> PAGEREF _Toc489971212 \h </w:delInstrText>
        </w:r>
        <w:r w:rsidRPr="0088676B" w:rsidDel="005E1FA1">
          <w:rPr>
            <w:rFonts w:eastAsiaTheme="minorEastAsia"/>
            <w:rPrChange w:id="665" w:author="Microsoft Office User" w:date="2017-08-26T15:42:00Z">
              <w:rPr>
                <w:rFonts w:eastAsiaTheme="minorEastAsia"/>
              </w:rPr>
            </w:rPrChange>
          </w:rPr>
        </w:r>
        <w:r w:rsidRPr="0088676B" w:rsidDel="005E1FA1">
          <w:rPr>
            <w:rFonts w:eastAsiaTheme="minorEastAsia"/>
            <w:rPrChange w:id="666" w:author="Microsoft Office User" w:date="2017-08-26T15:42:00Z">
              <w:rPr/>
            </w:rPrChange>
          </w:rPr>
          <w:fldChar w:fldCharType="separate"/>
        </w:r>
        <w:r w:rsidR="00C7301F" w:rsidRPr="0088676B" w:rsidDel="005E1FA1">
          <w:rPr>
            <w:rFonts w:eastAsiaTheme="minorEastAsia"/>
            <w:lang w:eastAsia="zh-CN"/>
            <w:rPrChange w:id="667" w:author="Microsoft Office User" w:date="2017-08-26T15:42:00Z">
              <w:rPr>
                <w:lang w:eastAsia="zh-CN"/>
              </w:rPr>
            </w:rPrChange>
          </w:rPr>
          <w:delText>25</w:delText>
        </w:r>
        <w:r w:rsidRPr="0088676B" w:rsidDel="005E1FA1">
          <w:rPr>
            <w:rFonts w:eastAsiaTheme="minorEastAsia"/>
            <w:rPrChange w:id="668" w:author="Microsoft Office User" w:date="2017-08-26T15:42:00Z">
              <w:rPr/>
            </w:rPrChange>
          </w:rPr>
          <w:fldChar w:fldCharType="end"/>
        </w:r>
      </w:del>
    </w:p>
    <w:p w14:paraId="1044ED6D" w14:textId="4CC36D1E" w:rsidR="007E0FCC" w:rsidRPr="0088676B" w:rsidDel="005E1FA1" w:rsidRDefault="007E0FCC">
      <w:pPr>
        <w:pStyle w:val="21"/>
        <w:rPr>
          <w:del w:id="669" w:author="Microsoft Office User" w:date="2017-08-26T15:33:00Z"/>
          <w:rFonts w:asciiTheme="minorHAnsi" w:eastAsiaTheme="minorEastAsia" w:hAnsiTheme="minorHAnsi" w:cstheme="minorBidi"/>
          <w:bCs w:val="0"/>
          <w:sz w:val="22"/>
          <w:szCs w:val="22"/>
          <w:lang w:eastAsia="zh-CN"/>
        </w:rPr>
      </w:pPr>
      <w:del w:id="670" w:author="Microsoft Office User" w:date="2017-08-26T15:33:00Z">
        <w:r w:rsidRPr="0088676B" w:rsidDel="005E1FA1">
          <w:rPr>
            <w:rFonts w:ascii=".萍方-简" w:eastAsiaTheme="minorEastAsia" w:hAnsi=".萍方-简"/>
            <w:lang w:eastAsia="zh-CN"/>
            <w:rPrChange w:id="671" w:author="Microsoft Office User" w:date="2017-08-26T15:42:00Z">
              <w:rPr>
                <w:rFonts w:ascii=".萍方-简" w:eastAsia=".萍方-简" w:hAnsi=".萍方-简"/>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72" w:author="Microsoft Office User" w:date="2017-08-26T15:42:00Z">
              <w:rPr>
                <w:rFonts w:ascii=".萍方-简" w:eastAsia=".萍方-简" w:hAnsi=".萍方-简" w:hint="eastAsia"/>
                <w:lang w:eastAsia="zh-CN"/>
              </w:rPr>
            </w:rPrChange>
          </w:rPr>
          <w:delText>互助币</w:delText>
        </w:r>
        <w:r w:rsidRPr="0088676B" w:rsidDel="005E1FA1">
          <w:rPr>
            <w:rFonts w:eastAsiaTheme="minorEastAsia"/>
            <w:lang w:eastAsia="zh-CN"/>
            <w:rPrChange w:id="673" w:author="Microsoft Office User" w:date="2017-08-26T15:42:00Z">
              <w:rPr>
                <w:lang w:eastAsia="zh-CN"/>
              </w:rPr>
            </w:rPrChange>
          </w:rPr>
          <w:tab/>
        </w:r>
        <w:r w:rsidRPr="0088676B" w:rsidDel="005E1FA1">
          <w:rPr>
            <w:rFonts w:eastAsiaTheme="minorEastAsia"/>
            <w:rPrChange w:id="674" w:author="Microsoft Office User" w:date="2017-08-26T15:42:00Z">
              <w:rPr/>
            </w:rPrChange>
          </w:rPr>
          <w:fldChar w:fldCharType="begin"/>
        </w:r>
        <w:r w:rsidRPr="0088676B" w:rsidDel="005E1FA1">
          <w:rPr>
            <w:rFonts w:eastAsiaTheme="minorEastAsia"/>
            <w:lang w:eastAsia="zh-CN"/>
            <w:rPrChange w:id="675" w:author="Microsoft Office User" w:date="2017-08-26T15:42:00Z">
              <w:rPr>
                <w:lang w:eastAsia="zh-CN"/>
              </w:rPr>
            </w:rPrChange>
          </w:rPr>
          <w:delInstrText xml:space="preserve"> PAGEREF _Toc489971213 \h </w:delInstrText>
        </w:r>
        <w:r w:rsidRPr="0088676B" w:rsidDel="005E1FA1">
          <w:rPr>
            <w:rFonts w:eastAsiaTheme="minorEastAsia"/>
            <w:rPrChange w:id="676" w:author="Microsoft Office User" w:date="2017-08-26T15:42:00Z">
              <w:rPr>
                <w:rFonts w:eastAsiaTheme="minorEastAsia"/>
              </w:rPr>
            </w:rPrChange>
          </w:rPr>
        </w:r>
        <w:r w:rsidRPr="0088676B" w:rsidDel="005E1FA1">
          <w:rPr>
            <w:rFonts w:eastAsiaTheme="minorEastAsia"/>
            <w:rPrChange w:id="677" w:author="Microsoft Office User" w:date="2017-08-26T15:42:00Z">
              <w:rPr/>
            </w:rPrChange>
          </w:rPr>
          <w:fldChar w:fldCharType="separate"/>
        </w:r>
        <w:r w:rsidR="00C7301F" w:rsidRPr="0088676B" w:rsidDel="005E1FA1">
          <w:rPr>
            <w:rFonts w:eastAsiaTheme="minorEastAsia"/>
            <w:lang w:eastAsia="zh-CN"/>
            <w:rPrChange w:id="678" w:author="Microsoft Office User" w:date="2017-08-26T15:42:00Z">
              <w:rPr>
                <w:lang w:eastAsia="zh-CN"/>
              </w:rPr>
            </w:rPrChange>
          </w:rPr>
          <w:delText>25</w:delText>
        </w:r>
        <w:r w:rsidRPr="0088676B" w:rsidDel="005E1FA1">
          <w:rPr>
            <w:rFonts w:eastAsiaTheme="minorEastAsia"/>
            <w:rPrChange w:id="679" w:author="Microsoft Office User" w:date="2017-08-26T15:42:00Z">
              <w:rPr/>
            </w:rPrChange>
          </w:rPr>
          <w:fldChar w:fldCharType="end"/>
        </w:r>
      </w:del>
    </w:p>
    <w:p w14:paraId="3F551CAB" w14:textId="5311E375" w:rsidR="007E0FCC" w:rsidRPr="0088676B" w:rsidDel="005E1FA1" w:rsidRDefault="007E0FCC">
      <w:pPr>
        <w:pStyle w:val="21"/>
        <w:rPr>
          <w:del w:id="680" w:author="Microsoft Office User" w:date="2017-08-26T15:33:00Z"/>
          <w:rFonts w:asciiTheme="minorHAnsi" w:eastAsiaTheme="minorEastAsia" w:hAnsiTheme="minorHAnsi" w:cstheme="minorBidi"/>
          <w:bCs w:val="0"/>
          <w:sz w:val="22"/>
          <w:szCs w:val="22"/>
          <w:lang w:eastAsia="zh-CN"/>
        </w:rPr>
      </w:pPr>
      <w:del w:id="681"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82" w:author="Microsoft Office User" w:date="2017-08-26T15:42:00Z">
              <w:rPr>
                <w:rFonts w:ascii=".萍方-简" w:eastAsia=".萍方-简" w:hAnsi=".萍方-简" w:hint="eastAsia"/>
                <w:lang w:eastAsia="zh-CN"/>
              </w:rPr>
            </w:rPrChange>
          </w:rPr>
          <w:delText>人工智能模块</w:delText>
        </w:r>
        <w:r w:rsidRPr="0088676B" w:rsidDel="005E1FA1">
          <w:rPr>
            <w:rFonts w:eastAsiaTheme="minorEastAsia"/>
            <w:lang w:eastAsia="zh-CN"/>
            <w:rPrChange w:id="683" w:author="Microsoft Office User" w:date="2017-08-26T15:42:00Z">
              <w:rPr>
                <w:lang w:eastAsia="zh-CN"/>
              </w:rPr>
            </w:rPrChange>
          </w:rPr>
          <w:tab/>
        </w:r>
        <w:r w:rsidRPr="0088676B" w:rsidDel="005E1FA1">
          <w:rPr>
            <w:rFonts w:eastAsiaTheme="minorEastAsia"/>
            <w:rPrChange w:id="684" w:author="Microsoft Office User" w:date="2017-08-26T15:42:00Z">
              <w:rPr/>
            </w:rPrChange>
          </w:rPr>
          <w:fldChar w:fldCharType="begin"/>
        </w:r>
        <w:r w:rsidRPr="0088676B" w:rsidDel="005E1FA1">
          <w:rPr>
            <w:rFonts w:eastAsiaTheme="minorEastAsia"/>
            <w:lang w:eastAsia="zh-CN"/>
            <w:rPrChange w:id="685" w:author="Microsoft Office User" w:date="2017-08-26T15:42:00Z">
              <w:rPr>
                <w:lang w:eastAsia="zh-CN"/>
              </w:rPr>
            </w:rPrChange>
          </w:rPr>
          <w:delInstrText xml:space="preserve"> PAGEREF _Toc489971214 \h </w:delInstrText>
        </w:r>
        <w:r w:rsidRPr="0088676B" w:rsidDel="005E1FA1">
          <w:rPr>
            <w:rFonts w:eastAsiaTheme="minorEastAsia"/>
            <w:rPrChange w:id="686" w:author="Microsoft Office User" w:date="2017-08-26T15:42:00Z">
              <w:rPr>
                <w:rFonts w:eastAsiaTheme="minorEastAsia"/>
              </w:rPr>
            </w:rPrChange>
          </w:rPr>
        </w:r>
        <w:r w:rsidRPr="0088676B" w:rsidDel="005E1FA1">
          <w:rPr>
            <w:rFonts w:eastAsiaTheme="minorEastAsia"/>
            <w:rPrChange w:id="687" w:author="Microsoft Office User" w:date="2017-08-26T15:42:00Z">
              <w:rPr/>
            </w:rPrChange>
          </w:rPr>
          <w:fldChar w:fldCharType="separate"/>
        </w:r>
        <w:r w:rsidR="00C7301F" w:rsidRPr="0088676B" w:rsidDel="005E1FA1">
          <w:rPr>
            <w:rFonts w:eastAsiaTheme="minorEastAsia"/>
            <w:lang w:eastAsia="zh-CN"/>
            <w:rPrChange w:id="688" w:author="Microsoft Office User" w:date="2017-08-26T15:42:00Z">
              <w:rPr>
                <w:lang w:eastAsia="zh-CN"/>
              </w:rPr>
            </w:rPrChange>
          </w:rPr>
          <w:delText>26</w:delText>
        </w:r>
        <w:r w:rsidRPr="0088676B" w:rsidDel="005E1FA1">
          <w:rPr>
            <w:rFonts w:eastAsiaTheme="minorEastAsia"/>
            <w:rPrChange w:id="689" w:author="Microsoft Office User" w:date="2017-08-26T15:42:00Z">
              <w:rPr/>
            </w:rPrChange>
          </w:rPr>
          <w:fldChar w:fldCharType="end"/>
        </w:r>
      </w:del>
    </w:p>
    <w:p w14:paraId="3F39B1E9" w14:textId="37B064AD" w:rsidR="007E0FCC" w:rsidRPr="0088676B" w:rsidDel="005E1FA1" w:rsidRDefault="007E0FCC">
      <w:pPr>
        <w:pStyle w:val="21"/>
        <w:rPr>
          <w:del w:id="690" w:author="Microsoft Office User" w:date="2017-08-26T15:33:00Z"/>
          <w:rFonts w:asciiTheme="minorHAnsi" w:eastAsiaTheme="minorEastAsia" w:hAnsiTheme="minorHAnsi" w:cstheme="minorBidi"/>
          <w:bCs w:val="0"/>
          <w:sz w:val="22"/>
          <w:szCs w:val="22"/>
          <w:lang w:eastAsia="zh-CN"/>
        </w:rPr>
      </w:pPr>
      <w:del w:id="691"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692" w:author="Microsoft Office User" w:date="2017-08-26T15:42:00Z">
              <w:rPr>
                <w:rFonts w:ascii=".萍方-简" w:eastAsia=".萍方-简" w:hAnsi=".萍方-简" w:hint="eastAsia"/>
                <w:lang w:eastAsia="zh-CN"/>
              </w:rPr>
            </w:rPrChange>
          </w:rPr>
          <w:delText>风险防范</w:delText>
        </w:r>
        <w:r w:rsidRPr="0088676B" w:rsidDel="005E1FA1">
          <w:rPr>
            <w:rFonts w:eastAsiaTheme="minorEastAsia"/>
            <w:lang w:eastAsia="zh-CN"/>
            <w:rPrChange w:id="693" w:author="Microsoft Office User" w:date="2017-08-26T15:42:00Z">
              <w:rPr>
                <w:lang w:eastAsia="zh-CN"/>
              </w:rPr>
            </w:rPrChange>
          </w:rPr>
          <w:tab/>
        </w:r>
        <w:r w:rsidRPr="0088676B" w:rsidDel="005E1FA1">
          <w:rPr>
            <w:rFonts w:eastAsiaTheme="minorEastAsia"/>
            <w:rPrChange w:id="694" w:author="Microsoft Office User" w:date="2017-08-26T15:42:00Z">
              <w:rPr/>
            </w:rPrChange>
          </w:rPr>
          <w:fldChar w:fldCharType="begin"/>
        </w:r>
        <w:r w:rsidRPr="0088676B" w:rsidDel="005E1FA1">
          <w:rPr>
            <w:rFonts w:eastAsiaTheme="minorEastAsia"/>
            <w:lang w:eastAsia="zh-CN"/>
            <w:rPrChange w:id="695" w:author="Microsoft Office User" w:date="2017-08-26T15:42:00Z">
              <w:rPr>
                <w:lang w:eastAsia="zh-CN"/>
              </w:rPr>
            </w:rPrChange>
          </w:rPr>
          <w:delInstrText xml:space="preserve"> PAGEREF _Toc489971215 \h </w:delInstrText>
        </w:r>
        <w:r w:rsidRPr="0088676B" w:rsidDel="005E1FA1">
          <w:rPr>
            <w:rFonts w:eastAsiaTheme="minorEastAsia"/>
            <w:rPrChange w:id="696" w:author="Microsoft Office User" w:date="2017-08-26T15:42:00Z">
              <w:rPr>
                <w:rFonts w:eastAsiaTheme="minorEastAsia"/>
              </w:rPr>
            </w:rPrChange>
          </w:rPr>
        </w:r>
        <w:r w:rsidRPr="0088676B" w:rsidDel="005E1FA1">
          <w:rPr>
            <w:rFonts w:eastAsiaTheme="minorEastAsia"/>
            <w:rPrChange w:id="697" w:author="Microsoft Office User" w:date="2017-08-26T15:42:00Z">
              <w:rPr/>
            </w:rPrChange>
          </w:rPr>
          <w:fldChar w:fldCharType="separate"/>
        </w:r>
        <w:r w:rsidR="00C7301F" w:rsidRPr="0088676B" w:rsidDel="005E1FA1">
          <w:rPr>
            <w:rFonts w:eastAsiaTheme="minorEastAsia"/>
            <w:lang w:eastAsia="zh-CN"/>
            <w:rPrChange w:id="698" w:author="Microsoft Office User" w:date="2017-08-26T15:42:00Z">
              <w:rPr>
                <w:lang w:eastAsia="zh-CN"/>
              </w:rPr>
            </w:rPrChange>
          </w:rPr>
          <w:delText>26</w:delText>
        </w:r>
        <w:r w:rsidRPr="0088676B" w:rsidDel="005E1FA1">
          <w:rPr>
            <w:rFonts w:eastAsiaTheme="minorEastAsia"/>
            <w:rPrChange w:id="699" w:author="Microsoft Office User" w:date="2017-08-26T15:42:00Z">
              <w:rPr/>
            </w:rPrChange>
          </w:rPr>
          <w:fldChar w:fldCharType="end"/>
        </w:r>
      </w:del>
    </w:p>
    <w:p w14:paraId="236B1B73" w14:textId="4EE58AFE" w:rsidR="007E0FCC" w:rsidRPr="0088676B" w:rsidDel="005E1FA1" w:rsidRDefault="007E0FCC">
      <w:pPr>
        <w:pStyle w:val="11"/>
        <w:rPr>
          <w:del w:id="700" w:author="Microsoft Office User" w:date="2017-08-26T15:33:00Z"/>
          <w:rFonts w:asciiTheme="minorHAnsi" w:eastAsiaTheme="minorEastAsia" w:hAnsiTheme="minorHAnsi" w:cstheme="minorBidi"/>
          <w:b w:val="0"/>
          <w:bCs w:val="0"/>
          <w:caps w:val="0"/>
          <w:sz w:val="22"/>
          <w:szCs w:val="22"/>
          <w:lang w:eastAsia="zh-CN"/>
        </w:rPr>
      </w:pPr>
      <w:del w:id="701" w:author="Microsoft Office User" w:date="2017-08-26T15:33:00Z">
        <w:r w:rsidRPr="0088676B" w:rsidDel="005E1FA1">
          <w:rPr>
            <w:rFonts w:ascii=".萍方-简" w:eastAsiaTheme="minorEastAsia" w:hAnsi=".萍方-简"/>
            <w:lang w:eastAsia="zh-CN"/>
            <w:rPrChange w:id="702" w:author="Microsoft Office User" w:date="2017-08-26T15:42:00Z">
              <w:rPr>
                <w:rFonts w:ascii=".萍方-简" w:eastAsia=".萍方-简" w:hAnsi=".萍方-简"/>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03" w:author="Microsoft Office User" w:date="2017-08-26T15:42:00Z">
              <w:rPr>
                <w:rFonts w:ascii=".萍方-简" w:eastAsia=".萍方-简" w:hAnsi=".萍方-简" w:hint="eastAsia"/>
                <w:lang w:eastAsia="zh-CN"/>
              </w:rPr>
            </w:rPrChange>
          </w:rPr>
          <w:delText>互助链应用实例：一个互助保险的说明</w:delText>
        </w:r>
        <w:r w:rsidRPr="0088676B" w:rsidDel="005E1FA1">
          <w:rPr>
            <w:rFonts w:eastAsiaTheme="minorEastAsia"/>
            <w:lang w:eastAsia="zh-CN"/>
            <w:rPrChange w:id="704" w:author="Microsoft Office User" w:date="2017-08-26T15:42:00Z">
              <w:rPr>
                <w:lang w:eastAsia="zh-CN"/>
              </w:rPr>
            </w:rPrChange>
          </w:rPr>
          <w:tab/>
        </w:r>
        <w:r w:rsidRPr="0088676B" w:rsidDel="005E1FA1">
          <w:rPr>
            <w:rFonts w:eastAsiaTheme="minorEastAsia"/>
            <w:rPrChange w:id="705" w:author="Microsoft Office User" w:date="2017-08-26T15:42:00Z">
              <w:rPr/>
            </w:rPrChange>
          </w:rPr>
          <w:fldChar w:fldCharType="begin"/>
        </w:r>
        <w:r w:rsidRPr="0088676B" w:rsidDel="005E1FA1">
          <w:rPr>
            <w:rFonts w:eastAsiaTheme="minorEastAsia"/>
            <w:lang w:eastAsia="zh-CN"/>
            <w:rPrChange w:id="706" w:author="Microsoft Office User" w:date="2017-08-26T15:42:00Z">
              <w:rPr>
                <w:lang w:eastAsia="zh-CN"/>
              </w:rPr>
            </w:rPrChange>
          </w:rPr>
          <w:delInstrText xml:space="preserve"> PAGEREF _Toc489971216 \h </w:delInstrText>
        </w:r>
        <w:r w:rsidRPr="0088676B" w:rsidDel="005E1FA1">
          <w:rPr>
            <w:rFonts w:eastAsiaTheme="minorEastAsia"/>
            <w:rPrChange w:id="707" w:author="Microsoft Office User" w:date="2017-08-26T15:42:00Z">
              <w:rPr>
                <w:rFonts w:eastAsiaTheme="minorEastAsia"/>
              </w:rPr>
            </w:rPrChange>
          </w:rPr>
        </w:r>
        <w:r w:rsidRPr="0088676B" w:rsidDel="005E1FA1">
          <w:rPr>
            <w:rFonts w:eastAsiaTheme="minorEastAsia"/>
            <w:rPrChange w:id="708" w:author="Microsoft Office User" w:date="2017-08-26T15:42:00Z">
              <w:rPr/>
            </w:rPrChange>
          </w:rPr>
          <w:fldChar w:fldCharType="separate"/>
        </w:r>
        <w:r w:rsidR="00C7301F" w:rsidRPr="0088676B" w:rsidDel="005E1FA1">
          <w:rPr>
            <w:rFonts w:eastAsiaTheme="minorEastAsia"/>
            <w:lang w:eastAsia="zh-CN"/>
            <w:rPrChange w:id="709" w:author="Microsoft Office User" w:date="2017-08-26T15:42:00Z">
              <w:rPr>
                <w:lang w:eastAsia="zh-CN"/>
              </w:rPr>
            </w:rPrChange>
          </w:rPr>
          <w:delText>29</w:delText>
        </w:r>
        <w:r w:rsidRPr="0088676B" w:rsidDel="005E1FA1">
          <w:rPr>
            <w:rFonts w:eastAsiaTheme="minorEastAsia"/>
            <w:rPrChange w:id="710" w:author="Microsoft Office User" w:date="2017-08-26T15:42:00Z">
              <w:rPr/>
            </w:rPrChange>
          </w:rPr>
          <w:fldChar w:fldCharType="end"/>
        </w:r>
      </w:del>
    </w:p>
    <w:p w14:paraId="5F08E284" w14:textId="51DCAC16" w:rsidR="007E0FCC" w:rsidRPr="0088676B" w:rsidDel="005E1FA1" w:rsidRDefault="007E0FCC">
      <w:pPr>
        <w:pStyle w:val="11"/>
        <w:rPr>
          <w:del w:id="711" w:author="Microsoft Office User" w:date="2017-08-26T15:33:00Z"/>
          <w:rFonts w:asciiTheme="minorHAnsi" w:eastAsiaTheme="minorEastAsia" w:hAnsiTheme="minorHAnsi" w:cstheme="minorBidi"/>
          <w:b w:val="0"/>
          <w:bCs w:val="0"/>
          <w:caps w:val="0"/>
          <w:sz w:val="22"/>
          <w:szCs w:val="22"/>
          <w:lang w:eastAsia="zh-CN"/>
        </w:rPr>
      </w:pPr>
      <w:del w:id="712" w:author="Microsoft Office User" w:date="2017-08-26T15:33:00Z">
        <w:r w:rsidRPr="0088676B" w:rsidDel="005E1FA1">
          <w:rPr>
            <w:rFonts w:ascii=".萍方-简" w:eastAsiaTheme="minorEastAsia" w:hAnsi=".萍方-简"/>
            <w:lang w:eastAsia="zh-CN"/>
            <w:rPrChange w:id="713" w:author="Microsoft Office User" w:date="2017-08-26T15:42:00Z">
              <w:rPr>
                <w:rFonts w:ascii=".萍方-简" w:eastAsia=".萍方-简" w:hAnsi=".萍方-简"/>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14" w:author="Microsoft Office User" w:date="2017-08-26T15:42:00Z">
              <w:rPr>
                <w:rFonts w:ascii=".萍方-简" w:eastAsia=".萍方-简" w:hAnsi=".萍方-简" w:hint="eastAsia"/>
                <w:lang w:eastAsia="zh-CN"/>
              </w:rPr>
            </w:rPrChange>
          </w:rPr>
          <w:delText>互助链</w:delText>
        </w:r>
        <w:r w:rsidRPr="0088676B" w:rsidDel="005E1FA1">
          <w:rPr>
            <w:rFonts w:ascii=".萍方-简" w:eastAsiaTheme="minorEastAsia" w:hAnsi=".萍方-简"/>
            <w:lang w:eastAsia="zh-CN"/>
            <w:rPrChange w:id="715" w:author="Microsoft Office User" w:date="2017-08-26T15:42:00Z">
              <w:rPr>
                <w:rFonts w:ascii=".萍方-简" w:eastAsia=".萍方-简" w:hAnsi=".萍方-简"/>
                <w:lang w:eastAsia="zh-CN"/>
              </w:rPr>
            </w:rPrChange>
          </w:rPr>
          <w:delText>Muton</w:delText>
        </w:r>
        <w:r w:rsidRPr="0088676B" w:rsidDel="005E1FA1">
          <w:rPr>
            <w:rFonts w:ascii=".萍方-简" w:eastAsiaTheme="minorEastAsia" w:hAnsi=".萍方-简" w:hint="eastAsia"/>
            <w:lang w:eastAsia="zh-CN"/>
            <w:rPrChange w:id="716" w:author="Microsoft Office User" w:date="2017-08-26T15:42:00Z">
              <w:rPr>
                <w:rFonts w:ascii=".萍方-简" w:eastAsia=".萍方-简" w:hAnsi=".萍方-简" w:hint="eastAsia"/>
                <w:lang w:eastAsia="zh-CN"/>
              </w:rPr>
            </w:rPrChange>
          </w:rPr>
          <w:delText>币</w:delText>
        </w:r>
        <w:r w:rsidRPr="0088676B" w:rsidDel="005E1FA1">
          <w:rPr>
            <w:rFonts w:ascii=".萍方-简" w:eastAsiaTheme="minorEastAsia" w:hAnsi=".萍方-简"/>
            <w:lang w:eastAsia="zh-CN"/>
            <w:rPrChange w:id="717" w:author="Microsoft Office User" w:date="2017-08-26T15:42:00Z">
              <w:rPr>
                <w:rFonts w:ascii=".萍方-简" w:eastAsia=".萍方-简" w:hAnsi=".萍方-简"/>
                <w:lang w:eastAsia="zh-CN"/>
              </w:rPr>
            </w:rPrChange>
          </w:rPr>
          <w:delText>ICO</w:delText>
        </w:r>
        <w:r w:rsidRPr="0088676B" w:rsidDel="005E1FA1">
          <w:rPr>
            <w:rFonts w:ascii=".萍方-简" w:eastAsiaTheme="minorEastAsia" w:hAnsi=".萍方-简" w:hint="eastAsia"/>
            <w:lang w:eastAsia="zh-CN"/>
            <w:rPrChange w:id="718" w:author="Microsoft Office User" w:date="2017-08-26T15:42:00Z">
              <w:rPr>
                <w:rFonts w:ascii=".萍方-简" w:eastAsia=".萍方-简" w:hAnsi=".萍方-简" w:hint="eastAsia"/>
                <w:lang w:eastAsia="zh-CN"/>
              </w:rPr>
            </w:rPrChange>
          </w:rPr>
          <w:delText>及</w:delText>
        </w:r>
        <w:r w:rsidRPr="0088676B" w:rsidDel="005E1FA1">
          <w:rPr>
            <w:rFonts w:ascii=".萍方-简" w:eastAsiaTheme="minorEastAsia" w:hAnsi=".萍方-简"/>
            <w:lang w:eastAsia="zh-CN"/>
            <w:rPrChange w:id="719" w:author="Microsoft Office User" w:date="2017-08-26T15:42:00Z">
              <w:rPr>
                <w:rFonts w:ascii=".萍方-简" w:eastAsia=".萍方-简" w:hAnsi=".萍方-简"/>
                <w:lang w:eastAsia="zh-CN"/>
              </w:rPr>
            </w:rPrChange>
          </w:rPr>
          <w:delText>ICO</w:delText>
        </w:r>
        <w:r w:rsidRPr="0088676B" w:rsidDel="005E1FA1">
          <w:rPr>
            <w:rFonts w:ascii=".萍方-简" w:eastAsiaTheme="minorEastAsia" w:hAnsi=".萍方-简" w:hint="eastAsia"/>
            <w:lang w:eastAsia="zh-CN"/>
            <w:rPrChange w:id="720" w:author="Microsoft Office User" w:date="2017-08-26T15:42:00Z">
              <w:rPr>
                <w:rFonts w:ascii=".萍方-简" w:eastAsia=".萍方-简" w:hAnsi=".萍方-简" w:hint="eastAsia"/>
                <w:lang w:eastAsia="zh-CN"/>
              </w:rPr>
            </w:rPrChange>
          </w:rPr>
          <w:delText>之后的项目情况</w:delText>
        </w:r>
        <w:r w:rsidRPr="0088676B" w:rsidDel="005E1FA1">
          <w:rPr>
            <w:rFonts w:eastAsiaTheme="minorEastAsia"/>
            <w:lang w:eastAsia="zh-CN"/>
            <w:rPrChange w:id="721" w:author="Microsoft Office User" w:date="2017-08-26T15:42:00Z">
              <w:rPr>
                <w:lang w:eastAsia="zh-CN"/>
              </w:rPr>
            </w:rPrChange>
          </w:rPr>
          <w:tab/>
        </w:r>
        <w:r w:rsidRPr="0088676B" w:rsidDel="005E1FA1">
          <w:rPr>
            <w:rFonts w:eastAsiaTheme="minorEastAsia"/>
            <w:rPrChange w:id="722" w:author="Microsoft Office User" w:date="2017-08-26T15:42:00Z">
              <w:rPr/>
            </w:rPrChange>
          </w:rPr>
          <w:fldChar w:fldCharType="begin"/>
        </w:r>
        <w:r w:rsidRPr="0088676B" w:rsidDel="005E1FA1">
          <w:rPr>
            <w:rFonts w:eastAsiaTheme="minorEastAsia"/>
            <w:lang w:eastAsia="zh-CN"/>
            <w:rPrChange w:id="723" w:author="Microsoft Office User" w:date="2017-08-26T15:42:00Z">
              <w:rPr>
                <w:lang w:eastAsia="zh-CN"/>
              </w:rPr>
            </w:rPrChange>
          </w:rPr>
          <w:delInstrText xml:space="preserve"> PAGEREF _Toc489971217 \h </w:delInstrText>
        </w:r>
        <w:r w:rsidRPr="0088676B" w:rsidDel="005E1FA1">
          <w:rPr>
            <w:rFonts w:eastAsiaTheme="minorEastAsia"/>
            <w:rPrChange w:id="724" w:author="Microsoft Office User" w:date="2017-08-26T15:42:00Z">
              <w:rPr>
                <w:rFonts w:eastAsiaTheme="minorEastAsia"/>
              </w:rPr>
            </w:rPrChange>
          </w:rPr>
        </w:r>
        <w:r w:rsidRPr="0088676B" w:rsidDel="005E1FA1">
          <w:rPr>
            <w:rFonts w:eastAsiaTheme="minorEastAsia"/>
            <w:rPrChange w:id="725" w:author="Microsoft Office User" w:date="2017-08-26T15:42:00Z">
              <w:rPr/>
            </w:rPrChange>
          </w:rPr>
          <w:fldChar w:fldCharType="separate"/>
        </w:r>
        <w:r w:rsidR="00C7301F" w:rsidRPr="0088676B" w:rsidDel="005E1FA1">
          <w:rPr>
            <w:rFonts w:eastAsiaTheme="minorEastAsia"/>
            <w:lang w:eastAsia="zh-CN"/>
            <w:rPrChange w:id="726" w:author="Microsoft Office User" w:date="2017-08-26T15:42:00Z">
              <w:rPr>
                <w:lang w:eastAsia="zh-CN"/>
              </w:rPr>
            </w:rPrChange>
          </w:rPr>
          <w:delText>31</w:delText>
        </w:r>
        <w:r w:rsidRPr="0088676B" w:rsidDel="005E1FA1">
          <w:rPr>
            <w:rFonts w:eastAsiaTheme="minorEastAsia"/>
            <w:rPrChange w:id="727" w:author="Microsoft Office User" w:date="2017-08-26T15:42:00Z">
              <w:rPr/>
            </w:rPrChange>
          </w:rPr>
          <w:fldChar w:fldCharType="end"/>
        </w:r>
      </w:del>
    </w:p>
    <w:p w14:paraId="72E6D6B0" w14:textId="7757BA4C" w:rsidR="007E0FCC" w:rsidRPr="0088676B" w:rsidDel="005E1FA1" w:rsidRDefault="007E0FCC">
      <w:pPr>
        <w:pStyle w:val="21"/>
        <w:rPr>
          <w:del w:id="728" w:author="Microsoft Office User" w:date="2017-08-26T15:33:00Z"/>
          <w:rFonts w:asciiTheme="minorHAnsi" w:eastAsiaTheme="minorEastAsia" w:hAnsiTheme="minorHAnsi" w:cstheme="minorBidi"/>
          <w:bCs w:val="0"/>
          <w:sz w:val="22"/>
          <w:szCs w:val="22"/>
          <w:lang w:eastAsia="zh-CN"/>
        </w:rPr>
      </w:pPr>
      <w:del w:id="729" w:author="Microsoft Office User" w:date="2017-08-26T15:33:00Z">
        <w:r w:rsidRPr="0088676B" w:rsidDel="005E1FA1">
          <w:rPr>
            <w:rFonts w:ascii=".萍方-简" w:eastAsiaTheme="minorEastAsia" w:hAnsi=".萍方-简"/>
            <w:lang w:eastAsia="zh-CN"/>
            <w:rPrChange w:id="730" w:author="Microsoft Office User" w:date="2017-08-26T15:42:00Z">
              <w:rPr>
                <w:rFonts w:ascii=".萍方-简" w:eastAsia=".萍方-简" w:hAnsi=".萍方-简"/>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31" w:author="Microsoft Office User" w:date="2017-08-26T15:42:00Z">
              <w:rPr>
                <w:rFonts w:ascii=".萍方-简" w:eastAsia=".萍方-简" w:hAnsi=".萍方-简" w:hint="eastAsia"/>
                <w:lang w:eastAsia="zh-CN"/>
              </w:rPr>
            </w:rPrChange>
          </w:rPr>
          <w:delText>互助币</w:delText>
        </w:r>
        <w:r w:rsidRPr="0088676B" w:rsidDel="005E1FA1">
          <w:rPr>
            <w:rFonts w:ascii=".萍方-简" w:eastAsiaTheme="minorEastAsia" w:hAnsi=".萍方-简"/>
            <w:lang w:eastAsia="zh-CN"/>
            <w:rPrChange w:id="732" w:author="Microsoft Office User" w:date="2017-08-26T15:42:00Z">
              <w:rPr>
                <w:rFonts w:ascii=".萍方-简" w:eastAsia=".萍方-简" w:hAnsi=".萍方-简"/>
                <w:lang w:eastAsia="zh-CN"/>
              </w:rPr>
            </w:rPrChange>
          </w:rPr>
          <w:delText>Muton</w:delText>
        </w:r>
        <w:r w:rsidRPr="0088676B" w:rsidDel="005E1FA1">
          <w:rPr>
            <w:rFonts w:ascii=".萍方-简" w:eastAsiaTheme="minorEastAsia" w:hAnsi=".萍方-简" w:hint="eastAsia"/>
            <w:lang w:eastAsia="zh-CN"/>
            <w:rPrChange w:id="733" w:author="Microsoft Office User" w:date="2017-08-26T15:42:00Z">
              <w:rPr>
                <w:rFonts w:ascii=".萍方-简" w:eastAsia=".萍方-简" w:hAnsi=".萍方-简" w:hint="eastAsia"/>
                <w:lang w:eastAsia="zh-CN"/>
              </w:rPr>
            </w:rPrChange>
          </w:rPr>
          <w:delText>（代币符号</w:delText>
        </w:r>
        <w:r w:rsidRPr="0088676B" w:rsidDel="005E1FA1">
          <w:rPr>
            <w:rFonts w:ascii=".萍方-简" w:eastAsiaTheme="minorEastAsia" w:hAnsi=".萍方-简"/>
            <w:lang w:eastAsia="zh-CN"/>
            <w:rPrChange w:id="734" w:author="Microsoft Office User" w:date="2017-08-26T15:42:00Z">
              <w:rPr>
                <w:rFonts w:ascii=".萍方-简" w:eastAsia=".萍方-简" w:hAnsi=".萍方-简"/>
                <w:lang w:eastAsia="zh-CN"/>
              </w:rPr>
            </w:rPrChange>
          </w:rPr>
          <w:delText>:MUC</w:delText>
        </w:r>
        <w:r w:rsidRPr="0088676B" w:rsidDel="005E1FA1">
          <w:rPr>
            <w:rFonts w:ascii=".萍方-简" w:eastAsiaTheme="minorEastAsia" w:hAnsi=".萍方-简" w:hint="eastAsia"/>
            <w:lang w:eastAsia="zh-CN"/>
            <w:rPrChange w:id="735" w:author="Microsoft Office User" w:date="2017-08-26T15:42:00Z">
              <w:rPr>
                <w:rFonts w:ascii=".萍方-简" w:eastAsia=".萍方-简" w:hAnsi=".萍方-简" w:hint="eastAsia"/>
                <w:lang w:eastAsia="zh-CN"/>
              </w:rPr>
            </w:rPrChange>
          </w:rPr>
          <w:delText>）的发售</w:delText>
        </w:r>
        <w:r w:rsidRPr="0088676B" w:rsidDel="005E1FA1">
          <w:rPr>
            <w:rFonts w:eastAsiaTheme="minorEastAsia"/>
            <w:lang w:eastAsia="zh-CN"/>
            <w:rPrChange w:id="736" w:author="Microsoft Office User" w:date="2017-08-26T15:42:00Z">
              <w:rPr>
                <w:lang w:eastAsia="zh-CN"/>
              </w:rPr>
            </w:rPrChange>
          </w:rPr>
          <w:tab/>
        </w:r>
        <w:r w:rsidRPr="0088676B" w:rsidDel="005E1FA1">
          <w:rPr>
            <w:rFonts w:eastAsiaTheme="minorEastAsia"/>
            <w:rPrChange w:id="737" w:author="Microsoft Office User" w:date="2017-08-26T15:42:00Z">
              <w:rPr/>
            </w:rPrChange>
          </w:rPr>
          <w:fldChar w:fldCharType="begin"/>
        </w:r>
        <w:r w:rsidRPr="0088676B" w:rsidDel="005E1FA1">
          <w:rPr>
            <w:rFonts w:eastAsiaTheme="minorEastAsia"/>
            <w:lang w:eastAsia="zh-CN"/>
            <w:rPrChange w:id="738" w:author="Microsoft Office User" w:date="2017-08-26T15:42:00Z">
              <w:rPr>
                <w:lang w:eastAsia="zh-CN"/>
              </w:rPr>
            </w:rPrChange>
          </w:rPr>
          <w:delInstrText xml:space="preserve"> PAGEREF _Toc489971218 \h </w:delInstrText>
        </w:r>
        <w:r w:rsidRPr="0088676B" w:rsidDel="005E1FA1">
          <w:rPr>
            <w:rFonts w:eastAsiaTheme="minorEastAsia"/>
            <w:rPrChange w:id="739" w:author="Microsoft Office User" w:date="2017-08-26T15:42:00Z">
              <w:rPr>
                <w:rFonts w:eastAsiaTheme="minorEastAsia"/>
              </w:rPr>
            </w:rPrChange>
          </w:rPr>
        </w:r>
        <w:r w:rsidRPr="0088676B" w:rsidDel="005E1FA1">
          <w:rPr>
            <w:rFonts w:eastAsiaTheme="minorEastAsia"/>
            <w:rPrChange w:id="740" w:author="Microsoft Office User" w:date="2017-08-26T15:42:00Z">
              <w:rPr/>
            </w:rPrChange>
          </w:rPr>
          <w:fldChar w:fldCharType="separate"/>
        </w:r>
        <w:r w:rsidR="00C7301F" w:rsidRPr="0088676B" w:rsidDel="005E1FA1">
          <w:rPr>
            <w:rFonts w:eastAsiaTheme="minorEastAsia"/>
            <w:lang w:eastAsia="zh-CN"/>
            <w:rPrChange w:id="741" w:author="Microsoft Office User" w:date="2017-08-26T15:42:00Z">
              <w:rPr>
                <w:lang w:eastAsia="zh-CN"/>
              </w:rPr>
            </w:rPrChange>
          </w:rPr>
          <w:delText>31</w:delText>
        </w:r>
        <w:r w:rsidRPr="0088676B" w:rsidDel="005E1FA1">
          <w:rPr>
            <w:rFonts w:eastAsiaTheme="minorEastAsia"/>
            <w:rPrChange w:id="742" w:author="Microsoft Office User" w:date="2017-08-26T15:42:00Z">
              <w:rPr/>
            </w:rPrChange>
          </w:rPr>
          <w:fldChar w:fldCharType="end"/>
        </w:r>
      </w:del>
    </w:p>
    <w:p w14:paraId="1CC71DFE" w14:textId="0D1660B9" w:rsidR="007E0FCC" w:rsidRPr="0088676B" w:rsidDel="005E1FA1" w:rsidRDefault="007E0FCC">
      <w:pPr>
        <w:pStyle w:val="21"/>
        <w:rPr>
          <w:del w:id="743" w:author="Microsoft Office User" w:date="2017-08-26T15:33:00Z"/>
          <w:rFonts w:asciiTheme="minorHAnsi" w:eastAsiaTheme="minorEastAsia" w:hAnsiTheme="minorHAnsi" w:cstheme="minorBidi"/>
          <w:bCs w:val="0"/>
          <w:sz w:val="22"/>
          <w:szCs w:val="22"/>
          <w:lang w:eastAsia="zh-CN"/>
        </w:rPr>
      </w:pPr>
      <w:del w:id="744" w:author="Microsoft Office User" w:date="2017-08-26T15:33:00Z">
        <w:r w:rsidRPr="0088676B" w:rsidDel="005E1FA1">
          <w:rPr>
            <w:rFonts w:ascii=".萍方-简" w:eastAsiaTheme="minorEastAsia" w:hAnsi=".萍方-简"/>
            <w:lang w:eastAsia="zh-CN"/>
            <w:rPrChange w:id="745" w:author="Microsoft Office User" w:date="2017-08-26T15:42:00Z">
              <w:rPr>
                <w:rFonts w:ascii=".萍方-简" w:eastAsia=".萍方-简" w:hAnsi=".萍方-简"/>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46" w:author="Microsoft Office User" w:date="2017-08-26T15:42:00Z">
              <w:rPr>
                <w:rFonts w:ascii=".萍方-简" w:eastAsia=".萍方-简" w:hAnsi=".萍方-简" w:hint="eastAsia"/>
                <w:lang w:eastAsia="zh-CN"/>
              </w:rPr>
            </w:rPrChange>
          </w:rPr>
          <w:delText>互助币的锁定机制</w:delText>
        </w:r>
        <w:r w:rsidRPr="0088676B" w:rsidDel="005E1FA1">
          <w:rPr>
            <w:rFonts w:eastAsiaTheme="minorEastAsia"/>
            <w:lang w:eastAsia="zh-CN"/>
            <w:rPrChange w:id="747" w:author="Microsoft Office User" w:date="2017-08-26T15:42:00Z">
              <w:rPr>
                <w:lang w:eastAsia="zh-CN"/>
              </w:rPr>
            </w:rPrChange>
          </w:rPr>
          <w:tab/>
        </w:r>
        <w:r w:rsidRPr="0088676B" w:rsidDel="005E1FA1">
          <w:rPr>
            <w:rFonts w:eastAsiaTheme="minorEastAsia"/>
            <w:rPrChange w:id="748" w:author="Microsoft Office User" w:date="2017-08-26T15:42:00Z">
              <w:rPr/>
            </w:rPrChange>
          </w:rPr>
          <w:fldChar w:fldCharType="begin"/>
        </w:r>
        <w:r w:rsidRPr="0088676B" w:rsidDel="005E1FA1">
          <w:rPr>
            <w:rFonts w:eastAsiaTheme="minorEastAsia"/>
            <w:lang w:eastAsia="zh-CN"/>
            <w:rPrChange w:id="749" w:author="Microsoft Office User" w:date="2017-08-26T15:42:00Z">
              <w:rPr>
                <w:lang w:eastAsia="zh-CN"/>
              </w:rPr>
            </w:rPrChange>
          </w:rPr>
          <w:delInstrText xml:space="preserve"> PAGEREF _Toc489971219 \h </w:delInstrText>
        </w:r>
        <w:r w:rsidRPr="0088676B" w:rsidDel="005E1FA1">
          <w:rPr>
            <w:rFonts w:eastAsiaTheme="minorEastAsia"/>
            <w:rPrChange w:id="750" w:author="Microsoft Office User" w:date="2017-08-26T15:42:00Z">
              <w:rPr>
                <w:rFonts w:eastAsiaTheme="minorEastAsia"/>
              </w:rPr>
            </w:rPrChange>
          </w:rPr>
        </w:r>
        <w:r w:rsidRPr="0088676B" w:rsidDel="005E1FA1">
          <w:rPr>
            <w:rFonts w:eastAsiaTheme="minorEastAsia"/>
            <w:rPrChange w:id="751" w:author="Microsoft Office User" w:date="2017-08-26T15:42:00Z">
              <w:rPr/>
            </w:rPrChange>
          </w:rPr>
          <w:fldChar w:fldCharType="separate"/>
        </w:r>
        <w:r w:rsidR="00C7301F" w:rsidRPr="0088676B" w:rsidDel="005E1FA1">
          <w:rPr>
            <w:rFonts w:eastAsiaTheme="minorEastAsia"/>
            <w:lang w:eastAsia="zh-CN"/>
            <w:rPrChange w:id="752" w:author="Microsoft Office User" w:date="2017-08-26T15:42:00Z">
              <w:rPr>
                <w:lang w:eastAsia="zh-CN"/>
              </w:rPr>
            </w:rPrChange>
          </w:rPr>
          <w:delText>31</w:delText>
        </w:r>
        <w:r w:rsidRPr="0088676B" w:rsidDel="005E1FA1">
          <w:rPr>
            <w:rFonts w:eastAsiaTheme="minorEastAsia"/>
            <w:rPrChange w:id="753" w:author="Microsoft Office User" w:date="2017-08-26T15:42:00Z">
              <w:rPr/>
            </w:rPrChange>
          </w:rPr>
          <w:fldChar w:fldCharType="end"/>
        </w:r>
      </w:del>
    </w:p>
    <w:p w14:paraId="1DD65D16" w14:textId="2A2E54F9" w:rsidR="007E0FCC" w:rsidRPr="0088676B" w:rsidDel="005E1FA1" w:rsidRDefault="007E0FCC">
      <w:pPr>
        <w:pStyle w:val="21"/>
        <w:rPr>
          <w:del w:id="754" w:author="Microsoft Office User" w:date="2017-08-26T15:33:00Z"/>
          <w:rFonts w:asciiTheme="minorHAnsi" w:eastAsiaTheme="minorEastAsia" w:hAnsiTheme="minorHAnsi" w:cstheme="minorBidi"/>
          <w:bCs w:val="0"/>
          <w:sz w:val="22"/>
          <w:szCs w:val="22"/>
          <w:lang w:eastAsia="zh-CN"/>
        </w:rPr>
      </w:pPr>
      <w:del w:id="755" w:author="Microsoft Office User" w:date="2017-08-26T15:33:00Z">
        <w:r w:rsidRPr="0088676B" w:rsidDel="005E1FA1">
          <w:rPr>
            <w:rFonts w:ascii=".萍方-简" w:eastAsiaTheme="minorEastAsia" w:hAnsi=".萍方-简"/>
            <w:lang w:eastAsia="zh-CN"/>
            <w:rPrChange w:id="756" w:author="Microsoft Office User" w:date="2017-08-26T15:42:00Z">
              <w:rPr>
                <w:rFonts w:ascii=".萍方-简" w:eastAsia=".萍方-简" w:hAnsi=".萍方-简"/>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57" w:author="Microsoft Office User" w:date="2017-08-26T15:42:00Z">
              <w:rPr>
                <w:rFonts w:ascii=".萍方-简" w:eastAsia=".萍方-简" w:hAnsi=".萍方-简" w:hint="eastAsia"/>
                <w:lang w:eastAsia="zh-CN"/>
              </w:rPr>
            </w:rPrChange>
          </w:rPr>
          <w:delText>互助币最低筹集资金和资金使用情况</w:delText>
        </w:r>
        <w:r w:rsidRPr="0088676B" w:rsidDel="005E1FA1">
          <w:rPr>
            <w:rFonts w:eastAsiaTheme="minorEastAsia"/>
            <w:lang w:eastAsia="zh-CN"/>
            <w:rPrChange w:id="758" w:author="Microsoft Office User" w:date="2017-08-26T15:42:00Z">
              <w:rPr>
                <w:lang w:eastAsia="zh-CN"/>
              </w:rPr>
            </w:rPrChange>
          </w:rPr>
          <w:tab/>
        </w:r>
        <w:r w:rsidRPr="0088676B" w:rsidDel="005E1FA1">
          <w:rPr>
            <w:rFonts w:eastAsiaTheme="minorEastAsia"/>
            <w:rPrChange w:id="759" w:author="Microsoft Office User" w:date="2017-08-26T15:42:00Z">
              <w:rPr/>
            </w:rPrChange>
          </w:rPr>
          <w:fldChar w:fldCharType="begin"/>
        </w:r>
        <w:r w:rsidRPr="0088676B" w:rsidDel="005E1FA1">
          <w:rPr>
            <w:rFonts w:eastAsiaTheme="minorEastAsia"/>
            <w:lang w:eastAsia="zh-CN"/>
            <w:rPrChange w:id="760" w:author="Microsoft Office User" w:date="2017-08-26T15:42:00Z">
              <w:rPr>
                <w:lang w:eastAsia="zh-CN"/>
              </w:rPr>
            </w:rPrChange>
          </w:rPr>
          <w:delInstrText xml:space="preserve"> PAGEREF _Toc489971220 \h </w:delInstrText>
        </w:r>
        <w:r w:rsidRPr="0088676B" w:rsidDel="005E1FA1">
          <w:rPr>
            <w:rFonts w:eastAsiaTheme="minorEastAsia"/>
            <w:rPrChange w:id="761" w:author="Microsoft Office User" w:date="2017-08-26T15:42:00Z">
              <w:rPr>
                <w:rFonts w:eastAsiaTheme="minorEastAsia"/>
              </w:rPr>
            </w:rPrChange>
          </w:rPr>
        </w:r>
        <w:r w:rsidRPr="0088676B" w:rsidDel="005E1FA1">
          <w:rPr>
            <w:rFonts w:eastAsiaTheme="minorEastAsia"/>
            <w:rPrChange w:id="762" w:author="Microsoft Office User" w:date="2017-08-26T15:42:00Z">
              <w:rPr/>
            </w:rPrChange>
          </w:rPr>
          <w:fldChar w:fldCharType="separate"/>
        </w:r>
        <w:r w:rsidR="00C7301F" w:rsidRPr="0088676B" w:rsidDel="005E1FA1">
          <w:rPr>
            <w:rFonts w:eastAsiaTheme="minorEastAsia"/>
            <w:lang w:eastAsia="zh-CN"/>
            <w:rPrChange w:id="763" w:author="Microsoft Office User" w:date="2017-08-26T15:42:00Z">
              <w:rPr>
                <w:lang w:eastAsia="zh-CN"/>
              </w:rPr>
            </w:rPrChange>
          </w:rPr>
          <w:delText>31</w:delText>
        </w:r>
        <w:r w:rsidRPr="0088676B" w:rsidDel="005E1FA1">
          <w:rPr>
            <w:rFonts w:eastAsiaTheme="minorEastAsia"/>
            <w:rPrChange w:id="764" w:author="Microsoft Office User" w:date="2017-08-26T15:42:00Z">
              <w:rPr/>
            </w:rPrChange>
          </w:rPr>
          <w:fldChar w:fldCharType="end"/>
        </w:r>
      </w:del>
    </w:p>
    <w:p w14:paraId="43BDD73B" w14:textId="1CDACA1C" w:rsidR="007E0FCC" w:rsidRPr="0088676B" w:rsidDel="005E1FA1" w:rsidRDefault="007E0FCC">
      <w:pPr>
        <w:pStyle w:val="11"/>
        <w:rPr>
          <w:del w:id="765" w:author="Microsoft Office User" w:date="2017-08-26T15:33:00Z"/>
          <w:rFonts w:asciiTheme="minorHAnsi" w:eastAsiaTheme="minorEastAsia" w:hAnsiTheme="minorHAnsi" w:cstheme="minorBidi"/>
          <w:b w:val="0"/>
          <w:bCs w:val="0"/>
          <w:caps w:val="0"/>
          <w:sz w:val="22"/>
          <w:szCs w:val="22"/>
          <w:lang w:eastAsia="zh-CN"/>
        </w:rPr>
      </w:pPr>
      <w:del w:id="766" w:author="Microsoft Office User" w:date="2017-08-26T15:33:00Z">
        <w:r w:rsidRPr="0088676B" w:rsidDel="005E1FA1">
          <w:rPr>
            <w:rFonts w:ascii=".萍方-简" w:eastAsiaTheme="minorEastAsia" w:hAnsi=".萍方-简"/>
            <w:lang w:eastAsia="zh-CN"/>
            <w:rPrChange w:id="767" w:author="Microsoft Office User" w:date="2017-08-26T15:42:00Z">
              <w:rPr>
                <w:rFonts w:ascii=".萍方-简" w:eastAsia=".萍方-简" w:hAnsi=".萍方-简"/>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68" w:author="Microsoft Office User" w:date="2017-08-26T15:42:00Z">
              <w:rPr>
                <w:rFonts w:ascii=".萍方-简" w:eastAsia=".萍方-简" w:hAnsi=".萍方-简" w:hint="eastAsia"/>
                <w:lang w:eastAsia="zh-CN"/>
              </w:rPr>
            </w:rPrChange>
          </w:rPr>
          <w:delText>互助链开发计划与预算</w:delText>
        </w:r>
        <w:r w:rsidRPr="0088676B" w:rsidDel="005E1FA1">
          <w:rPr>
            <w:rFonts w:eastAsiaTheme="minorEastAsia"/>
            <w:lang w:eastAsia="zh-CN"/>
            <w:rPrChange w:id="769" w:author="Microsoft Office User" w:date="2017-08-26T15:42:00Z">
              <w:rPr>
                <w:lang w:eastAsia="zh-CN"/>
              </w:rPr>
            </w:rPrChange>
          </w:rPr>
          <w:tab/>
        </w:r>
        <w:r w:rsidRPr="0088676B" w:rsidDel="005E1FA1">
          <w:rPr>
            <w:rFonts w:eastAsiaTheme="minorEastAsia"/>
            <w:rPrChange w:id="770" w:author="Microsoft Office User" w:date="2017-08-26T15:42:00Z">
              <w:rPr/>
            </w:rPrChange>
          </w:rPr>
          <w:fldChar w:fldCharType="begin"/>
        </w:r>
        <w:r w:rsidRPr="0088676B" w:rsidDel="005E1FA1">
          <w:rPr>
            <w:rFonts w:eastAsiaTheme="minorEastAsia"/>
            <w:lang w:eastAsia="zh-CN"/>
            <w:rPrChange w:id="771" w:author="Microsoft Office User" w:date="2017-08-26T15:42:00Z">
              <w:rPr>
                <w:lang w:eastAsia="zh-CN"/>
              </w:rPr>
            </w:rPrChange>
          </w:rPr>
          <w:delInstrText xml:space="preserve"> PAGEREF _Toc489971221 \h </w:delInstrText>
        </w:r>
        <w:r w:rsidRPr="0088676B" w:rsidDel="005E1FA1">
          <w:rPr>
            <w:rFonts w:eastAsiaTheme="minorEastAsia"/>
            <w:rPrChange w:id="772" w:author="Microsoft Office User" w:date="2017-08-26T15:42:00Z">
              <w:rPr>
                <w:rFonts w:eastAsiaTheme="minorEastAsia"/>
              </w:rPr>
            </w:rPrChange>
          </w:rPr>
        </w:r>
        <w:r w:rsidRPr="0088676B" w:rsidDel="005E1FA1">
          <w:rPr>
            <w:rFonts w:eastAsiaTheme="minorEastAsia"/>
            <w:rPrChange w:id="773" w:author="Microsoft Office User" w:date="2017-08-26T15:42:00Z">
              <w:rPr/>
            </w:rPrChange>
          </w:rPr>
          <w:fldChar w:fldCharType="separate"/>
        </w:r>
        <w:r w:rsidR="00C7301F" w:rsidRPr="0088676B" w:rsidDel="005E1FA1">
          <w:rPr>
            <w:rFonts w:eastAsiaTheme="minorEastAsia"/>
            <w:lang w:eastAsia="zh-CN"/>
            <w:rPrChange w:id="774" w:author="Microsoft Office User" w:date="2017-08-26T15:42:00Z">
              <w:rPr>
                <w:lang w:eastAsia="zh-CN"/>
              </w:rPr>
            </w:rPrChange>
          </w:rPr>
          <w:delText>31</w:delText>
        </w:r>
        <w:r w:rsidRPr="0088676B" w:rsidDel="005E1FA1">
          <w:rPr>
            <w:rFonts w:eastAsiaTheme="minorEastAsia"/>
            <w:rPrChange w:id="775" w:author="Microsoft Office User" w:date="2017-08-26T15:42:00Z">
              <w:rPr/>
            </w:rPrChange>
          </w:rPr>
          <w:fldChar w:fldCharType="end"/>
        </w:r>
      </w:del>
    </w:p>
    <w:p w14:paraId="64F6BBC9" w14:textId="5AD72FE3" w:rsidR="007E0FCC" w:rsidRPr="0088676B" w:rsidDel="005E1FA1" w:rsidRDefault="007E0FCC">
      <w:pPr>
        <w:pStyle w:val="11"/>
        <w:rPr>
          <w:del w:id="776" w:author="Microsoft Office User" w:date="2017-08-26T15:33:00Z"/>
          <w:rFonts w:asciiTheme="minorHAnsi" w:eastAsiaTheme="minorEastAsia" w:hAnsiTheme="minorHAnsi" w:cstheme="minorBidi"/>
          <w:b w:val="0"/>
          <w:bCs w:val="0"/>
          <w:caps w:val="0"/>
          <w:sz w:val="22"/>
          <w:szCs w:val="22"/>
          <w:lang w:eastAsia="zh-CN"/>
        </w:rPr>
      </w:pPr>
      <w:del w:id="777" w:author="Microsoft Office User" w:date="2017-08-26T15:33:00Z">
        <w:r w:rsidRPr="0088676B" w:rsidDel="005E1FA1">
          <w:rPr>
            <w:rFonts w:ascii=".萍方-简" w:eastAsiaTheme="minorEastAsia" w:hAnsi=".萍方-简"/>
            <w:lang w:eastAsia="zh-CN"/>
            <w:rPrChange w:id="778" w:author="Microsoft Office User" w:date="2017-08-26T15:42:00Z">
              <w:rPr>
                <w:rFonts w:ascii=".萍方-简" w:eastAsia=".萍方-简" w:hAnsi=".萍方-简"/>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79" w:author="Microsoft Office User" w:date="2017-08-26T15:42:00Z">
              <w:rPr>
                <w:rFonts w:ascii=".萍方-简" w:eastAsia=".萍方-简" w:hAnsi=".萍方-简" w:hint="eastAsia"/>
                <w:lang w:eastAsia="zh-CN"/>
              </w:rPr>
            </w:rPrChange>
          </w:rPr>
          <w:delText>互助链团队</w:delText>
        </w:r>
        <w:r w:rsidRPr="0088676B" w:rsidDel="005E1FA1">
          <w:rPr>
            <w:rFonts w:eastAsiaTheme="minorEastAsia"/>
            <w:lang w:eastAsia="zh-CN"/>
            <w:rPrChange w:id="780" w:author="Microsoft Office User" w:date="2017-08-26T15:42:00Z">
              <w:rPr>
                <w:lang w:eastAsia="zh-CN"/>
              </w:rPr>
            </w:rPrChange>
          </w:rPr>
          <w:tab/>
        </w:r>
        <w:r w:rsidRPr="0088676B" w:rsidDel="005E1FA1">
          <w:rPr>
            <w:rFonts w:eastAsiaTheme="minorEastAsia"/>
            <w:rPrChange w:id="781" w:author="Microsoft Office User" w:date="2017-08-26T15:42:00Z">
              <w:rPr/>
            </w:rPrChange>
          </w:rPr>
          <w:fldChar w:fldCharType="begin"/>
        </w:r>
        <w:r w:rsidRPr="0088676B" w:rsidDel="005E1FA1">
          <w:rPr>
            <w:rFonts w:eastAsiaTheme="minorEastAsia"/>
            <w:lang w:eastAsia="zh-CN"/>
            <w:rPrChange w:id="782" w:author="Microsoft Office User" w:date="2017-08-26T15:42:00Z">
              <w:rPr>
                <w:lang w:eastAsia="zh-CN"/>
              </w:rPr>
            </w:rPrChange>
          </w:rPr>
          <w:delInstrText xml:space="preserve"> PAGEREF _Toc489971222 \h </w:delInstrText>
        </w:r>
        <w:r w:rsidRPr="0088676B" w:rsidDel="005E1FA1">
          <w:rPr>
            <w:rFonts w:eastAsiaTheme="minorEastAsia"/>
            <w:rPrChange w:id="783" w:author="Microsoft Office User" w:date="2017-08-26T15:42:00Z">
              <w:rPr>
                <w:rFonts w:eastAsiaTheme="minorEastAsia"/>
              </w:rPr>
            </w:rPrChange>
          </w:rPr>
        </w:r>
        <w:r w:rsidRPr="0088676B" w:rsidDel="005E1FA1">
          <w:rPr>
            <w:rFonts w:eastAsiaTheme="minorEastAsia"/>
            <w:rPrChange w:id="784" w:author="Microsoft Office User" w:date="2017-08-26T15:42:00Z">
              <w:rPr/>
            </w:rPrChange>
          </w:rPr>
          <w:fldChar w:fldCharType="separate"/>
        </w:r>
        <w:r w:rsidR="00C7301F" w:rsidRPr="0088676B" w:rsidDel="005E1FA1">
          <w:rPr>
            <w:rFonts w:eastAsiaTheme="minorEastAsia"/>
            <w:lang w:eastAsia="zh-CN"/>
            <w:rPrChange w:id="785" w:author="Microsoft Office User" w:date="2017-08-26T15:42:00Z">
              <w:rPr>
                <w:lang w:eastAsia="zh-CN"/>
              </w:rPr>
            </w:rPrChange>
          </w:rPr>
          <w:delText>31</w:delText>
        </w:r>
        <w:r w:rsidRPr="0088676B" w:rsidDel="005E1FA1">
          <w:rPr>
            <w:rFonts w:eastAsiaTheme="minorEastAsia"/>
            <w:rPrChange w:id="786" w:author="Microsoft Office User" w:date="2017-08-26T15:42:00Z">
              <w:rPr/>
            </w:rPrChange>
          </w:rPr>
          <w:fldChar w:fldCharType="end"/>
        </w:r>
      </w:del>
    </w:p>
    <w:p w14:paraId="688F078D" w14:textId="3A6BA5D5" w:rsidR="007E0FCC" w:rsidRPr="0088676B" w:rsidDel="005E1FA1" w:rsidRDefault="007E0FCC">
      <w:pPr>
        <w:pStyle w:val="11"/>
        <w:rPr>
          <w:del w:id="787" w:author="Microsoft Office User" w:date="2017-08-26T15:33:00Z"/>
          <w:rFonts w:asciiTheme="minorHAnsi" w:eastAsiaTheme="minorEastAsia" w:hAnsiTheme="minorHAnsi" w:cstheme="minorBidi"/>
          <w:b w:val="0"/>
          <w:bCs w:val="0"/>
          <w:caps w:val="0"/>
          <w:sz w:val="22"/>
          <w:szCs w:val="22"/>
          <w:lang w:eastAsia="zh-CN"/>
        </w:rPr>
      </w:pPr>
      <w:del w:id="788" w:author="Microsoft Office User" w:date="2017-08-26T15:33:00Z">
        <w:r w:rsidRPr="0088676B" w:rsidDel="005E1FA1">
          <w:rPr>
            <w:rFonts w:ascii=".萍方-简" w:eastAsiaTheme="minorEastAsia" w:hAnsi=".萍方-简"/>
            <w:lang w:eastAsia="zh-CN"/>
            <w:rPrChange w:id="789" w:author="Microsoft Office User" w:date="2017-08-26T15:42:00Z">
              <w:rPr>
                <w:rFonts w:ascii=".萍方-简" w:eastAsia=".萍方-简" w:hAnsi=".萍方-简"/>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790" w:author="Microsoft Office User" w:date="2017-08-26T15:42:00Z">
              <w:rPr>
                <w:rFonts w:ascii=".萍方-简" w:eastAsia=".萍方-简" w:hAnsi=".萍方-简" w:hint="eastAsia"/>
                <w:lang w:eastAsia="zh-CN"/>
              </w:rPr>
            </w:rPrChange>
          </w:rPr>
          <w:delText>附录</w:delText>
        </w:r>
        <w:r w:rsidRPr="0088676B" w:rsidDel="005E1FA1">
          <w:rPr>
            <w:rFonts w:eastAsiaTheme="minorEastAsia"/>
            <w:lang w:eastAsia="zh-CN"/>
            <w:rPrChange w:id="791" w:author="Microsoft Office User" w:date="2017-08-26T15:42:00Z">
              <w:rPr>
                <w:lang w:eastAsia="zh-CN"/>
              </w:rPr>
            </w:rPrChange>
          </w:rPr>
          <w:tab/>
        </w:r>
        <w:r w:rsidRPr="0088676B" w:rsidDel="005E1FA1">
          <w:rPr>
            <w:rFonts w:eastAsiaTheme="minorEastAsia"/>
            <w:rPrChange w:id="792" w:author="Microsoft Office User" w:date="2017-08-26T15:42:00Z">
              <w:rPr/>
            </w:rPrChange>
          </w:rPr>
          <w:fldChar w:fldCharType="begin"/>
        </w:r>
        <w:r w:rsidRPr="0088676B" w:rsidDel="005E1FA1">
          <w:rPr>
            <w:rFonts w:eastAsiaTheme="minorEastAsia"/>
            <w:lang w:eastAsia="zh-CN"/>
            <w:rPrChange w:id="793" w:author="Microsoft Office User" w:date="2017-08-26T15:42:00Z">
              <w:rPr>
                <w:lang w:eastAsia="zh-CN"/>
              </w:rPr>
            </w:rPrChange>
          </w:rPr>
          <w:delInstrText xml:space="preserve"> PAGEREF _Toc489971223 \h </w:delInstrText>
        </w:r>
        <w:r w:rsidRPr="0088676B" w:rsidDel="005E1FA1">
          <w:rPr>
            <w:rFonts w:eastAsiaTheme="minorEastAsia"/>
            <w:rPrChange w:id="794" w:author="Microsoft Office User" w:date="2017-08-26T15:42:00Z">
              <w:rPr>
                <w:rFonts w:eastAsiaTheme="minorEastAsia"/>
              </w:rPr>
            </w:rPrChange>
          </w:rPr>
        </w:r>
        <w:r w:rsidRPr="0088676B" w:rsidDel="005E1FA1">
          <w:rPr>
            <w:rFonts w:eastAsiaTheme="minorEastAsia"/>
            <w:rPrChange w:id="795" w:author="Microsoft Office User" w:date="2017-08-26T15:42:00Z">
              <w:rPr/>
            </w:rPrChange>
          </w:rPr>
          <w:fldChar w:fldCharType="separate"/>
        </w:r>
        <w:r w:rsidR="00C7301F" w:rsidRPr="0088676B" w:rsidDel="005E1FA1">
          <w:rPr>
            <w:rFonts w:eastAsiaTheme="minorEastAsia"/>
            <w:lang w:eastAsia="zh-CN"/>
            <w:rPrChange w:id="796" w:author="Microsoft Office User" w:date="2017-08-26T15:42:00Z">
              <w:rPr>
                <w:lang w:eastAsia="zh-CN"/>
              </w:rPr>
            </w:rPrChange>
          </w:rPr>
          <w:delText>31</w:delText>
        </w:r>
        <w:r w:rsidRPr="0088676B" w:rsidDel="005E1FA1">
          <w:rPr>
            <w:rFonts w:eastAsiaTheme="minorEastAsia"/>
            <w:rPrChange w:id="797" w:author="Microsoft Office User" w:date="2017-08-26T15:42:00Z">
              <w:rPr/>
            </w:rPrChange>
          </w:rPr>
          <w:fldChar w:fldCharType="end"/>
        </w:r>
      </w:del>
    </w:p>
    <w:p w14:paraId="52219DE3" w14:textId="4AAA1835" w:rsidR="007E0FCC" w:rsidRPr="0088676B" w:rsidDel="005E1FA1" w:rsidRDefault="007E0FCC">
      <w:pPr>
        <w:pStyle w:val="21"/>
        <w:rPr>
          <w:del w:id="798" w:author="Microsoft Office User" w:date="2017-08-26T15:33:00Z"/>
          <w:rFonts w:asciiTheme="minorHAnsi" w:eastAsiaTheme="minorEastAsia" w:hAnsiTheme="minorHAnsi" w:cstheme="minorBidi"/>
          <w:bCs w:val="0"/>
          <w:sz w:val="22"/>
          <w:szCs w:val="22"/>
          <w:lang w:eastAsia="zh-CN"/>
        </w:rPr>
      </w:pPr>
      <w:del w:id="799" w:author="Microsoft Office User" w:date="2017-08-26T15:33:00Z">
        <w:r w:rsidRPr="0088676B" w:rsidDel="005E1FA1">
          <w:rPr>
            <w:rFonts w:ascii=".萍方-简" w:eastAsiaTheme="minorEastAsia" w:hAnsi=".萍方-简"/>
            <w:lang w:val="en-CA" w:eastAsia="zh-CN"/>
            <w:rPrChange w:id="800" w:author="Microsoft Office User" w:date="2017-08-26T15:42:00Z">
              <w:rPr>
                <w:rFonts w:ascii=".萍方-简" w:eastAsia=".萍方-简" w:hAnsi=".萍方-简"/>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val="en-CA" w:eastAsia="zh-CN"/>
            <w:rPrChange w:id="801" w:author="Microsoft Office User" w:date="2017-08-26T15:42:00Z">
              <w:rPr>
                <w:rFonts w:ascii=".萍方-简" w:eastAsia=".萍方-简" w:hAnsi=".萍方-简" w:hint="eastAsia"/>
                <w:lang w:val="en-CA" w:eastAsia="zh-CN"/>
              </w:rPr>
            </w:rPrChange>
          </w:rPr>
          <w:delText>其他应用场景详述</w:delText>
        </w:r>
        <w:r w:rsidRPr="0088676B" w:rsidDel="005E1FA1">
          <w:rPr>
            <w:rFonts w:eastAsiaTheme="minorEastAsia"/>
            <w:lang w:eastAsia="zh-CN"/>
            <w:rPrChange w:id="802" w:author="Microsoft Office User" w:date="2017-08-26T15:42:00Z">
              <w:rPr>
                <w:lang w:eastAsia="zh-CN"/>
              </w:rPr>
            </w:rPrChange>
          </w:rPr>
          <w:tab/>
        </w:r>
        <w:r w:rsidRPr="0088676B" w:rsidDel="005E1FA1">
          <w:rPr>
            <w:rFonts w:eastAsiaTheme="minorEastAsia"/>
            <w:rPrChange w:id="803" w:author="Microsoft Office User" w:date="2017-08-26T15:42:00Z">
              <w:rPr/>
            </w:rPrChange>
          </w:rPr>
          <w:fldChar w:fldCharType="begin"/>
        </w:r>
        <w:r w:rsidRPr="0088676B" w:rsidDel="005E1FA1">
          <w:rPr>
            <w:rFonts w:eastAsiaTheme="minorEastAsia"/>
            <w:lang w:eastAsia="zh-CN"/>
            <w:rPrChange w:id="804" w:author="Microsoft Office User" w:date="2017-08-26T15:42:00Z">
              <w:rPr>
                <w:lang w:eastAsia="zh-CN"/>
              </w:rPr>
            </w:rPrChange>
          </w:rPr>
          <w:delInstrText xml:space="preserve"> PAGEREF _Toc489971224 \h </w:delInstrText>
        </w:r>
        <w:r w:rsidRPr="0088676B" w:rsidDel="005E1FA1">
          <w:rPr>
            <w:rFonts w:eastAsiaTheme="minorEastAsia"/>
            <w:rPrChange w:id="805" w:author="Microsoft Office User" w:date="2017-08-26T15:42:00Z">
              <w:rPr>
                <w:rFonts w:eastAsiaTheme="minorEastAsia"/>
              </w:rPr>
            </w:rPrChange>
          </w:rPr>
        </w:r>
        <w:r w:rsidRPr="0088676B" w:rsidDel="005E1FA1">
          <w:rPr>
            <w:rFonts w:eastAsiaTheme="minorEastAsia"/>
            <w:rPrChange w:id="806" w:author="Microsoft Office User" w:date="2017-08-26T15:42:00Z">
              <w:rPr/>
            </w:rPrChange>
          </w:rPr>
          <w:fldChar w:fldCharType="separate"/>
        </w:r>
        <w:r w:rsidR="00C7301F" w:rsidRPr="0088676B" w:rsidDel="005E1FA1">
          <w:rPr>
            <w:rFonts w:eastAsiaTheme="minorEastAsia"/>
            <w:lang w:eastAsia="zh-CN"/>
            <w:rPrChange w:id="807" w:author="Microsoft Office User" w:date="2017-08-26T15:42:00Z">
              <w:rPr>
                <w:lang w:eastAsia="zh-CN"/>
              </w:rPr>
            </w:rPrChange>
          </w:rPr>
          <w:delText>31</w:delText>
        </w:r>
        <w:r w:rsidRPr="0088676B" w:rsidDel="005E1FA1">
          <w:rPr>
            <w:rFonts w:eastAsiaTheme="minorEastAsia"/>
            <w:rPrChange w:id="808" w:author="Microsoft Office User" w:date="2017-08-26T15:42:00Z">
              <w:rPr/>
            </w:rPrChange>
          </w:rPr>
          <w:fldChar w:fldCharType="end"/>
        </w:r>
      </w:del>
    </w:p>
    <w:p w14:paraId="6EB2FC5B" w14:textId="4C861EE9" w:rsidR="007E0FCC" w:rsidRPr="0088676B" w:rsidDel="005E1FA1" w:rsidRDefault="007E0FCC">
      <w:pPr>
        <w:pStyle w:val="31"/>
        <w:rPr>
          <w:del w:id="809" w:author="Microsoft Office User" w:date="2017-08-26T15:33:00Z"/>
          <w:rFonts w:asciiTheme="minorHAnsi" w:eastAsiaTheme="minorEastAsia" w:hAnsiTheme="minorHAnsi" w:cstheme="minorBidi"/>
          <w:noProof/>
          <w:lang w:eastAsia="zh-CN"/>
        </w:rPr>
      </w:pPr>
      <w:del w:id="810" w:author="Microsoft Office User" w:date="2017-08-26T15:33:00Z">
        <w:r w:rsidRPr="0088676B" w:rsidDel="005E1FA1">
          <w:rPr>
            <w:rFonts w:eastAsiaTheme="minorEastAsia"/>
            <w:noProof/>
            <w:lang w:eastAsia="zh-CN"/>
            <w:rPrChange w:id="811"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2"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3" w:author="Microsoft Office User" w:date="2017-08-26T15:42:00Z">
              <w:rPr>
                <w:noProof/>
                <w:lang w:eastAsia="zh-CN"/>
              </w:rPr>
            </w:rPrChange>
          </w:rPr>
          <w:tab/>
        </w:r>
        <w:r w:rsidRPr="0088676B" w:rsidDel="005E1FA1">
          <w:rPr>
            <w:rFonts w:eastAsiaTheme="minorEastAsia"/>
            <w:noProof/>
            <w:rPrChange w:id="814" w:author="Microsoft Office User" w:date="2017-08-26T15:42:00Z">
              <w:rPr>
                <w:noProof/>
              </w:rPr>
            </w:rPrChange>
          </w:rPr>
          <w:fldChar w:fldCharType="begin"/>
        </w:r>
        <w:r w:rsidRPr="0088676B" w:rsidDel="005E1FA1">
          <w:rPr>
            <w:rFonts w:eastAsiaTheme="minorEastAsia"/>
            <w:noProof/>
            <w:lang w:eastAsia="zh-CN"/>
            <w:rPrChange w:id="815"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6" w:author="Microsoft Office User" w:date="2017-08-26T15:42:00Z">
              <w:rPr>
                <w:rFonts w:eastAsiaTheme="minorEastAsia"/>
                <w:noProof/>
              </w:rPr>
            </w:rPrChange>
          </w:rPr>
        </w:r>
        <w:r w:rsidRPr="0088676B" w:rsidDel="005E1FA1">
          <w:rPr>
            <w:rFonts w:eastAsiaTheme="minorEastAsia"/>
            <w:noProof/>
            <w:rPrChange w:id="817" w:author="Microsoft Office User" w:date="2017-08-26T15:42:00Z">
              <w:rPr>
                <w:noProof/>
              </w:rPr>
            </w:rPrChange>
          </w:rPr>
          <w:fldChar w:fldCharType="separate"/>
        </w:r>
        <w:r w:rsidR="00C7301F" w:rsidRPr="0088676B" w:rsidDel="005E1FA1">
          <w:rPr>
            <w:rFonts w:eastAsiaTheme="minorEastAsia"/>
            <w:noProof/>
            <w:lang w:eastAsia="zh-CN"/>
            <w:rPrChange w:id="818" w:author="Microsoft Office User" w:date="2017-08-26T15:42:00Z">
              <w:rPr>
                <w:noProof/>
                <w:lang w:eastAsia="zh-CN"/>
              </w:rPr>
            </w:rPrChange>
          </w:rPr>
          <w:delText>31</w:delText>
        </w:r>
        <w:r w:rsidRPr="0088676B" w:rsidDel="005E1FA1">
          <w:rPr>
            <w:rFonts w:eastAsiaTheme="minorEastAsia"/>
            <w:noProof/>
            <w:rPrChange w:id="819" w:author="Microsoft Office User" w:date="2017-08-26T15:42:00Z">
              <w:rPr>
                <w:noProof/>
              </w:rPr>
            </w:rPrChange>
          </w:rPr>
          <w:fldChar w:fldCharType="end"/>
        </w:r>
      </w:del>
    </w:p>
    <w:p w14:paraId="638828AA" w14:textId="1B8CC659" w:rsidR="007E0FCC" w:rsidRPr="0088676B" w:rsidDel="005E1FA1" w:rsidRDefault="007E0FCC">
      <w:pPr>
        <w:pStyle w:val="31"/>
        <w:rPr>
          <w:del w:id="820" w:author="Microsoft Office User" w:date="2017-08-26T15:33:00Z"/>
          <w:rFonts w:asciiTheme="minorHAnsi" w:eastAsiaTheme="minorEastAsia" w:hAnsiTheme="minorHAnsi" w:cstheme="minorBidi"/>
          <w:noProof/>
          <w:lang w:eastAsia="zh-CN"/>
        </w:rPr>
      </w:pPr>
      <w:del w:id="821" w:author="Microsoft Office User" w:date="2017-08-26T15:33:00Z">
        <w:r w:rsidRPr="0088676B" w:rsidDel="005E1FA1">
          <w:rPr>
            <w:rFonts w:eastAsiaTheme="minorEastAsia"/>
            <w:noProof/>
            <w:lang w:eastAsia="zh-CN"/>
            <w:rPrChange w:id="822"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3"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4" w:author="Microsoft Office User" w:date="2017-08-26T15:42:00Z">
              <w:rPr>
                <w:noProof/>
                <w:lang w:eastAsia="zh-CN"/>
              </w:rPr>
            </w:rPrChange>
          </w:rPr>
          <w:tab/>
        </w:r>
        <w:r w:rsidRPr="0088676B" w:rsidDel="005E1FA1">
          <w:rPr>
            <w:rFonts w:eastAsiaTheme="minorEastAsia"/>
            <w:noProof/>
            <w:rPrChange w:id="825" w:author="Microsoft Office User" w:date="2017-08-26T15:42:00Z">
              <w:rPr>
                <w:noProof/>
              </w:rPr>
            </w:rPrChange>
          </w:rPr>
          <w:fldChar w:fldCharType="begin"/>
        </w:r>
        <w:r w:rsidRPr="0088676B" w:rsidDel="005E1FA1">
          <w:rPr>
            <w:rFonts w:eastAsiaTheme="minorEastAsia"/>
            <w:noProof/>
            <w:lang w:eastAsia="zh-CN"/>
            <w:rPrChange w:id="826"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27" w:author="Microsoft Office User" w:date="2017-08-26T15:42:00Z">
              <w:rPr>
                <w:rFonts w:eastAsiaTheme="minorEastAsia"/>
                <w:noProof/>
              </w:rPr>
            </w:rPrChange>
          </w:rPr>
        </w:r>
        <w:r w:rsidRPr="0088676B" w:rsidDel="005E1FA1">
          <w:rPr>
            <w:rFonts w:eastAsiaTheme="minorEastAsia"/>
            <w:noProof/>
            <w:rPrChange w:id="828" w:author="Microsoft Office User" w:date="2017-08-26T15:42:00Z">
              <w:rPr>
                <w:noProof/>
              </w:rPr>
            </w:rPrChange>
          </w:rPr>
          <w:fldChar w:fldCharType="separate"/>
        </w:r>
        <w:r w:rsidR="00C7301F" w:rsidRPr="0088676B" w:rsidDel="005E1FA1">
          <w:rPr>
            <w:rFonts w:eastAsiaTheme="minorEastAsia"/>
            <w:noProof/>
            <w:lang w:eastAsia="zh-CN"/>
            <w:rPrChange w:id="829" w:author="Microsoft Office User" w:date="2017-08-26T15:42:00Z">
              <w:rPr>
                <w:noProof/>
                <w:lang w:eastAsia="zh-CN"/>
              </w:rPr>
            </w:rPrChange>
          </w:rPr>
          <w:delText>36</w:delText>
        </w:r>
        <w:r w:rsidRPr="0088676B" w:rsidDel="005E1FA1">
          <w:rPr>
            <w:rFonts w:eastAsiaTheme="minorEastAsia"/>
            <w:noProof/>
            <w:rPrChange w:id="830" w:author="Microsoft Office User" w:date="2017-08-26T15:42:00Z">
              <w:rPr>
                <w:noProof/>
              </w:rPr>
            </w:rPrChange>
          </w:rPr>
          <w:fldChar w:fldCharType="end"/>
        </w:r>
      </w:del>
    </w:p>
    <w:p w14:paraId="307198F9" w14:textId="16D8E7B0" w:rsidR="007E0FCC" w:rsidRPr="0088676B" w:rsidDel="005E1FA1" w:rsidRDefault="007E0FCC">
      <w:pPr>
        <w:pStyle w:val="21"/>
        <w:rPr>
          <w:del w:id="831" w:author="Microsoft Office User" w:date="2017-08-26T15:33:00Z"/>
          <w:rFonts w:asciiTheme="minorHAnsi" w:eastAsiaTheme="minorEastAsia" w:hAnsiTheme="minorHAnsi" w:cstheme="minorBidi"/>
          <w:bCs w:val="0"/>
          <w:sz w:val="22"/>
          <w:szCs w:val="22"/>
          <w:lang w:eastAsia="zh-CN"/>
        </w:rPr>
      </w:pPr>
      <w:del w:id="832" w:author="Microsoft Office User" w:date="2017-08-26T15:33:00Z">
        <w:r w:rsidRPr="0088676B" w:rsidDel="005E1FA1">
          <w:rPr>
            <w:rFonts w:ascii=".萍方-简" w:eastAsiaTheme="minorEastAsia" w:hAnsi=".萍方-简"/>
            <w:lang w:eastAsia="zh-CN"/>
            <w:rPrChange w:id="833" w:author="Microsoft Office User" w:date="2017-08-26T15:42:00Z">
              <w:rPr>
                <w:rFonts w:ascii=".萍方-简" w:eastAsia=".萍方-简" w:hAnsi=".萍方-简"/>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834" w:author="Microsoft Office User" w:date="2017-08-26T15:42:00Z">
              <w:rPr>
                <w:rFonts w:ascii=".萍方-简" w:eastAsia=".萍方-简" w:hAnsi=".萍方-简" w:hint="eastAsia"/>
                <w:lang w:eastAsia="zh-CN"/>
              </w:rPr>
            </w:rPrChange>
          </w:rPr>
          <w:delText>项目组织结构</w:delText>
        </w:r>
        <w:r w:rsidRPr="0088676B" w:rsidDel="005E1FA1">
          <w:rPr>
            <w:rFonts w:eastAsiaTheme="minorEastAsia"/>
            <w:lang w:eastAsia="zh-CN"/>
            <w:rPrChange w:id="835" w:author="Microsoft Office User" w:date="2017-08-26T15:42:00Z">
              <w:rPr>
                <w:lang w:eastAsia="zh-CN"/>
              </w:rPr>
            </w:rPrChange>
          </w:rPr>
          <w:tab/>
        </w:r>
        <w:r w:rsidRPr="0088676B" w:rsidDel="005E1FA1">
          <w:rPr>
            <w:rFonts w:eastAsiaTheme="minorEastAsia"/>
            <w:rPrChange w:id="836" w:author="Microsoft Office User" w:date="2017-08-26T15:42:00Z">
              <w:rPr/>
            </w:rPrChange>
          </w:rPr>
          <w:fldChar w:fldCharType="begin"/>
        </w:r>
        <w:r w:rsidRPr="0088676B" w:rsidDel="005E1FA1">
          <w:rPr>
            <w:rFonts w:eastAsiaTheme="minorEastAsia"/>
            <w:lang w:eastAsia="zh-CN"/>
            <w:rPrChange w:id="837" w:author="Microsoft Office User" w:date="2017-08-26T15:42:00Z">
              <w:rPr>
                <w:lang w:eastAsia="zh-CN"/>
              </w:rPr>
            </w:rPrChange>
          </w:rPr>
          <w:delInstrText xml:space="preserve"> PAGEREF _Toc489971229 \h </w:delInstrText>
        </w:r>
        <w:r w:rsidRPr="0088676B" w:rsidDel="005E1FA1">
          <w:rPr>
            <w:rFonts w:eastAsiaTheme="minorEastAsia"/>
            <w:rPrChange w:id="838" w:author="Microsoft Office User" w:date="2017-08-26T15:42:00Z">
              <w:rPr>
                <w:rFonts w:eastAsiaTheme="minorEastAsia"/>
              </w:rPr>
            </w:rPrChange>
          </w:rPr>
        </w:r>
        <w:r w:rsidRPr="0088676B" w:rsidDel="005E1FA1">
          <w:rPr>
            <w:rFonts w:eastAsiaTheme="minorEastAsia"/>
            <w:rPrChange w:id="839" w:author="Microsoft Office User" w:date="2017-08-26T15:42:00Z">
              <w:rPr/>
            </w:rPrChange>
          </w:rPr>
          <w:fldChar w:fldCharType="separate"/>
        </w:r>
        <w:r w:rsidR="00C7301F" w:rsidRPr="0088676B" w:rsidDel="005E1FA1">
          <w:rPr>
            <w:rFonts w:eastAsiaTheme="minorEastAsia"/>
            <w:lang w:eastAsia="zh-CN"/>
            <w:rPrChange w:id="840" w:author="Microsoft Office User" w:date="2017-08-26T15:42:00Z">
              <w:rPr>
                <w:lang w:eastAsia="zh-CN"/>
              </w:rPr>
            </w:rPrChange>
          </w:rPr>
          <w:delText>37</w:delText>
        </w:r>
        <w:r w:rsidRPr="0088676B" w:rsidDel="005E1FA1">
          <w:rPr>
            <w:rFonts w:eastAsiaTheme="minorEastAsia"/>
            <w:rPrChange w:id="841" w:author="Microsoft Office User" w:date="2017-08-26T15:42:00Z">
              <w:rPr/>
            </w:rPrChange>
          </w:rPr>
          <w:fldChar w:fldCharType="end"/>
        </w:r>
      </w:del>
    </w:p>
    <w:p w14:paraId="1106581C" w14:textId="5D694763" w:rsidR="007E0FCC" w:rsidRPr="0088676B" w:rsidDel="005E1FA1" w:rsidRDefault="007E0FCC">
      <w:pPr>
        <w:pStyle w:val="31"/>
        <w:rPr>
          <w:del w:id="842" w:author="Microsoft Office User" w:date="2017-08-26T15:33:00Z"/>
          <w:rFonts w:asciiTheme="minorHAnsi" w:eastAsiaTheme="minorEastAsia" w:hAnsiTheme="minorHAnsi" w:cstheme="minorBidi"/>
          <w:noProof/>
          <w:lang w:eastAsia="zh-CN"/>
        </w:rPr>
      </w:pPr>
      <w:del w:id="843" w:author="Microsoft Office User" w:date="2017-08-26T15:33:00Z">
        <w:r w:rsidRPr="0088676B" w:rsidDel="005E1FA1">
          <w:rPr>
            <w:rFonts w:ascii=".萍方-简" w:eastAsiaTheme="minorEastAsia" w:hAnsi=".萍方-简"/>
            <w:noProof/>
            <w:lang w:eastAsia="zh-CN"/>
            <w:rPrChange w:id="844"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5"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46" w:author="Microsoft Office User" w:date="2017-08-26T15:42:00Z">
              <w:rPr>
                <w:noProof/>
                <w:lang w:eastAsia="zh-CN"/>
              </w:rPr>
            </w:rPrChange>
          </w:rPr>
          <w:tab/>
        </w:r>
        <w:r w:rsidRPr="0088676B" w:rsidDel="005E1FA1">
          <w:rPr>
            <w:rFonts w:eastAsiaTheme="minorEastAsia"/>
            <w:noProof/>
            <w:rPrChange w:id="847" w:author="Microsoft Office User" w:date="2017-08-26T15:42:00Z">
              <w:rPr>
                <w:noProof/>
              </w:rPr>
            </w:rPrChange>
          </w:rPr>
          <w:fldChar w:fldCharType="begin"/>
        </w:r>
        <w:r w:rsidRPr="0088676B" w:rsidDel="005E1FA1">
          <w:rPr>
            <w:rFonts w:eastAsiaTheme="minorEastAsia"/>
            <w:noProof/>
            <w:lang w:eastAsia="zh-CN"/>
            <w:rPrChange w:id="848"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49" w:author="Microsoft Office User" w:date="2017-08-26T15:42:00Z">
              <w:rPr>
                <w:rFonts w:eastAsiaTheme="minorEastAsia"/>
                <w:noProof/>
              </w:rPr>
            </w:rPrChange>
          </w:rPr>
        </w:r>
        <w:r w:rsidRPr="0088676B" w:rsidDel="005E1FA1">
          <w:rPr>
            <w:rFonts w:eastAsiaTheme="minorEastAsia"/>
            <w:noProof/>
            <w:rPrChange w:id="850" w:author="Microsoft Office User" w:date="2017-08-26T15:42:00Z">
              <w:rPr>
                <w:noProof/>
              </w:rPr>
            </w:rPrChange>
          </w:rPr>
          <w:fldChar w:fldCharType="separate"/>
        </w:r>
        <w:r w:rsidR="00C7301F" w:rsidRPr="0088676B" w:rsidDel="005E1FA1">
          <w:rPr>
            <w:rFonts w:eastAsiaTheme="minorEastAsia"/>
            <w:noProof/>
            <w:lang w:eastAsia="zh-CN"/>
            <w:rPrChange w:id="851" w:author="Microsoft Office User" w:date="2017-08-26T15:42:00Z">
              <w:rPr>
                <w:noProof/>
                <w:lang w:eastAsia="zh-CN"/>
              </w:rPr>
            </w:rPrChange>
          </w:rPr>
          <w:delText>37</w:delText>
        </w:r>
        <w:r w:rsidRPr="0088676B" w:rsidDel="005E1FA1">
          <w:rPr>
            <w:rFonts w:eastAsiaTheme="minorEastAsia"/>
            <w:noProof/>
            <w:rPrChange w:id="852" w:author="Microsoft Office User" w:date="2017-08-26T15:42:00Z">
              <w:rPr>
                <w:noProof/>
              </w:rPr>
            </w:rPrChange>
          </w:rPr>
          <w:fldChar w:fldCharType="end"/>
        </w:r>
      </w:del>
    </w:p>
    <w:p w14:paraId="3B6EE0DF" w14:textId="7D7D7EFE" w:rsidR="007E0FCC" w:rsidRPr="0088676B" w:rsidDel="005E1FA1" w:rsidRDefault="007E0FCC">
      <w:pPr>
        <w:pStyle w:val="31"/>
        <w:rPr>
          <w:del w:id="853" w:author="Microsoft Office User" w:date="2017-08-26T15:33:00Z"/>
          <w:rFonts w:asciiTheme="minorHAnsi" w:eastAsiaTheme="minorEastAsia" w:hAnsiTheme="minorHAnsi" w:cstheme="minorBidi"/>
          <w:noProof/>
          <w:lang w:eastAsia="zh-CN"/>
        </w:rPr>
      </w:pPr>
      <w:del w:id="854" w:author="Microsoft Office User" w:date="2017-08-26T15:33:00Z">
        <w:r w:rsidRPr="0088676B" w:rsidDel="005E1FA1">
          <w:rPr>
            <w:rFonts w:ascii=".萍方-简" w:eastAsiaTheme="minorEastAsia" w:hAnsi=".萍方-简"/>
            <w:noProof/>
            <w:lang w:eastAsia="zh-CN"/>
            <w:rPrChange w:id="855"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56"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57" w:author="Microsoft Office User" w:date="2017-08-26T15:42:00Z">
              <w:rPr>
                <w:noProof/>
              </w:rPr>
            </w:rPrChange>
          </w:rPr>
          <w:tab/>
        </w:r>
        <w:r w:rsidRPr="0088676B" w:rsidDel="005E1FA1">
          <w:rPr>
            <w:rFonts w:eastAsiaTheme="minorEastAsia"/>
            <w:noProof/>
            <w:rPrChange w:id="858" w:author="Microsoft Office User" w:date="2017-08-26T15:42:00Z">
              <w:rPr>
                <w:noProof/>
              </w:rPr>
            </w:rPrChange>
          </w:rPr>
          <w:fldChar w:fldCharType="begin"/>
        </w:r>
        <w:r w:rsidRPr="0088676B" w:rsidDel="005E1FA1">
          <w:rPr>
            <w:rFonts w:eastAsiaTheme="minorEastAsia"/>
            <w:noProof/>
            <w:lang w:eastAsia="zh-CN"/>
            <w:rPrChange w:id="859" w:author="Microsoft Office User" w:date="2017-08-26T15:42:00Z">
              <w:rPr>
                <w:noProof/>
              </w:rPr>
            </w:rPrChange>
          </w:rPr>
          <w:delInstrText xml:space="preserve"> PAGEREF _Toc489971231 \h </w:delInstrText>
        </w:r>
        <w:r w:rsidRPr="0088676B" w:rsidDel="005E1FA1">
          <w:rPr>
            <w:rFonts w:eastAsiaTheme="minorEastAsia"/>
            <w:noProof/>
            <w:rPrChange w:id="860" w:author="Microsoft Office User" w:date="2017-08-26T15:42:00Z">
              <w:rPr>
                <w:rFonts w:eastAsiaTheme="minorEastAsia"/>
                <w:noProof/>
              </w:rPr>
            </w:rPrChange>
          </w:rPr>
        </w:r>
        <w:r w:rsidRPr="0088676B" w:rsidDel="005E1FA1">
          <w:rPr>
            <w:rFonts w:eastAsiaTheme="minorEastAsia"/>
            <w:noProof/>
            <w:rPrChange w:id="861" w:author="Microsoft Office User" w:date="2017-08-26T15:42:00Z">
              <w:rPr>
                <w:noProof/>
              </w:rPr>
            </w:rPrChange>
          </w:rPr>
          <w:fldChar w:fldCharType="separate"/>
        </w:r>
        <w:r w:rsidR="00C7301F" w:rsidRPr="0088676B" w:rsidDel="005E1FA1">
          <w:rPr>
            <w:rFonts w:eastAsiaTheme="minorEastAsia"/>
            <w:noProof/>
            <w:lang w:eastAsia="zh-CN"/>
            <w:rPrChange w:id="862" w:author="Microsoft Office User" w:date="2017-08-26T15:42:00Z">
              <w:rPr>
                <w:noProof/>
              </w:rPr>
            </w:rPrChange>
          </w:rPr>
          <w:delText>38</w:delText>
        </w:r>
        <w:r w:rsidRPr="0088676B" w:rsidDel="005E1FA1">
          <w:rPr>
            <w:rFonts w:eastAsiaTheme="minorEastAsia"/>
            <w:noProof/>
            <w:rPrChange w:id="863" w:author="Microsoft Office User" w:date="2017-08-26T15:42:00Z">
              <w:rPr>
                <w:noProof/>
              </w:rPr>
            </w:rPrChange>
          </w:rPr>
          <w:fldChar w:fldCharType="end"/>
        </w:r>
      </w:del>
    </w:p>
    <w:p w14:paraId="27B5956B" w14:textId="159A49CD" w:rsidR="007E0FCC" w:rsidRPr="0088676B" w:rsidDel="005E1FA1" w:rsidRDefault="007E0FCC">
      <w:pPr>
        <w:pStyle w:val="21"/>
        <w:rPr>
          <w:del w:id="864" w:author="Microsoft Office User" w:date="2017-08-26T15:33:00Z"/>
          <w:rFonts w:asciiTheme="minorHAnsi" w:eastAsiaTheme="minorEastAsia" w:hAnsiTheme="minorHAnsi" w:cstheme="minorBidi"/>
          <w:bCs w:val="0"/>
          <w:sz w:val="22"/>
          <w:szCs w:val="22"/>
          <w:lang w:eastAsia="zh-CN"/>
        </w:rPr>
      </w:pPr>
      <w:del w:id="865" w:author="Microsoft Office User" w:date="2017-08-26T15:33:00Z">
        <w:r w:rsidRPr="0088676B" w:rsidDel="005E1FA1">
          <w:rPr>
            <w:rFonts w:ascii=".萍方-简" w:eastAsiaTheme="minorEastAsia" w:hAnsi=".萍方-简"/>
            <w:lang w:eastAsia="zh-CN"/>
            <w:rPrChange w:id="866" w:author="Microsoft Office User" w:date="2017-08-26T15:42:00Z">
              <w:rPr>
                <w:rFonts w:ascii=".萍方-简" w:eastAsia=".萍方-简" w:hAnsi=".萍方-简"/>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lang w:eastAsia="zh-CN"/>
            <w:rPrChange w:id="867" w:author="Microsoft Office User" w:date="2017-08-26T15:42:00Z">
              <w:rPr>
                <w:rFonts w:ascii=".萍方-简" w:eastAsia=".萍方-简" w:hAnsi=".萍方-简" w:hint="eastAsia"/>
                <w:lang w:eastAsia="zh-CN"/>
              </w:rPr>
            </w:rPrChange>
          </w:rPr>
          <w:delText>主要里程碑</w:delText>
        </w:r>
        <w:r w:rsidRPr="0088676B" w:rsidDel="005E1FA1">
          <w:rPr>
            <w:rFonts w:ascii=".萍方-简" w:eastAsiaTheme="minorEastAsia" w:hAnsi=".萍方-简"/>
            <w:lang w:eastAsia="zh-CN"/>
            <w:rPrChange w:id="868" w:author="Microsoft Office User" w:date="2017-08-26T15:42:00Z">
              <w:rPr>
                <w:rFonts w:ascii=".萍方-简" w:eastAsia=".萍方-简" w:hAnsi=".萍方-简"/>
                <w:lang w:eastAsia="zh-CN"/>
              </w:rPr>
            </w:rPrChange>
          </w:rPr>
          <w:delText>Key Milestone</w:delText>
        </w:r>
        <w:r w:rsidRPr="0088676B" w:rsidDel="005E1FA1">
          <w:rPr>
            <w:rFonts w:eastAsiaTheme="minorEastAsia"/>
            <w:lang w:eastAsia="zh-CN"/>
            <w:rPrChange w:id="869" w:author="Microsoft Office User" w:date="2017-08-26T15:42:00Z">
              <w:rPr/>
            </w:rPrChange>
          </w:rPr>
          <w:tab/>
        </w:r>
        <w:r w:rsidRPr="0088676B" w:rsidDel="005E1FA1">
          <w:rPr>
            <w:rFonts w:eastAsiaTheme="minorEastAsia"/>
            <w:rPrChange w:id="870" w:author="Microsoft Office User" w:date="2017-08-26T15:42:00Z">
              <w:rPr/>
            </w:rPrChange>
          </w:rPr>
          <w:fldChar w:fldCharType="begin"/>
        </w:r>
        <w:r w:rsidRPr="0088676B" w:rsidDel="005E1FA1">
          <w:rPr>
            <w:rFonts w:eastAsiaTheme="minorEastAsia"/>
            <w:lang w:eastAsia="zh-CN"/>
            <w:rPrChange w:id="871" w:author="Microsoft Office User" w:date="2017-08-26T15:42:00Z">
              <w:rPr/>
            </w:rPrChange>
          </w:rPr>
          <w:delInstrText xml:space="preserve"> PAGEREF _Toc489971232 \h </w:delInstrText>
        </w:r>
        <w:r w:rsidRPr="0088676B" w:rsidDel="005E1FA1">
          <w:rPr>
            <w:rFonts w:eastAsiaTheme="minorEastAsia"/>
            <w:rPrChange w:id="872" w:author="Microsoft Office User" w:date="2017-08-26T15:42:00Z">
              <w:rPr>
                <w:rFonts w:eastAsiaTheme="minorEastAsia"/>
              </w:rPr>
            </w:rPrChange>
          </w:rPr>
        </w:r>
        <w:r w:rsidRPr="0088676B" w:rsidDel="005E1FA1">
          <w:rPr>
            <w:rFonts w:eastAsiaTheme="minorEastAsia"/>
            <w:rPrChange w:id="873" w:author="Microsoft Office User" w:date="2017-08-26T15:42:00Z">
              <w:rPr/>
            </w:rPrChange>
          </w:rPr>
          <w:fldChar w:fldCharType="separate"/>
        </w:r>
        <w:r w:rsidR="00C7301F" w:rsidRPr="0088676B" w:rsidDel="005E1FA1">
          <w:rPr>
            <w:rFonts w:eastAsiaTheme="minorEastAsia"/>
            <w:lang w:eastAsia="zh-CN"/>
            <w:rPrChange w:id="874" w:author="Microsoft Office User" w:date="2017-08-26T15:42:00Z">
              <w:rPr/>
            </w:rPrChange>
          </w:rPr>
          <w:delText>38</w:delText>
        </w:r>
        <w:r w:rsidRPr="0088676B" w:rsidDel="005E1FA1">
          <w:rPr>
            <w:rFonts w:eastAsiaTheme="minorEastAsia"/>
            <w:rPrChange w:id="875" w:author="Microsoft Office User" w:date="2017-08-26T15:42:00Z">
              <w:rPr/>
            </w:rPrChange>
          </w:rPr>
          <w:fldChar w:fldCharType="end"/>
        </w:r>
      </w:del>
    </w:p>
    <w:p w14:paraId="1C13FF6B" w14:textId="401B14DF" w:rsidR="001105B9" w:rsidRPr="0088676B" w:rsidDel="005E1FA1" w:rsidRDefault="0001467E" w:rsidP="00855F64">
      <w:pPr>
        <w:rPr>
          <w:del w:id="876" w:author="Microsoft Office User" w:date="2017-08-26T15:33:00Z"/>
          <w:rFonts w:ascii="Arial" w:eastAsiaTheme="minorEastAsia" w:hAnsi="Arial" w:cs="Arial"/>
          <w:b/>
          <w:bCs/>
          <w:caps/>
          <w:sz w:val="20"/>
          <w:szCs w:val="20"/>
          <w:u w:val="single"/>
          <w:lang w:eastAsia="zh-CN"/>
          <w:rPrChange w:id="877" w:author="Microsoft Office User" w:date="2017-08-26T15:42:00Z">
            <w:rPr>
              <w:del w:id="878" w:author="Microsoft Office User" w:date="2017-08-26T15:33:00Z"/>
              <w:rFonts w:ascii="Arial" w:hAnsi="Arial" w:cs="Arial"/>
              <w:b/>
              <w:bCs/>
              <w:caps/>
              <w:sz w:val="20"/>
              <w:szCs w:val="20"/>
              <w:u w:val="single"/>
            </w:rPr>
          </w:rPrChange>
        </w:rPr>
      </w:pPr>
      <w:del w:id="879" w:author="Microsoft Office User" w:date="2017-08-26T15:33:00Z">
        <w:r w:rsidRPr="0088676B" w:rsidDel="005E1FA1">
          <w:rPr>
            <w:rFonts w:ascii="Arial" w:eastAsiaTheme="minorEastAsia" w:hAnsi="Arial" w:cs="Arial"/>
            <w:b/>
            <w:bCs/>
            <w:caps/>
            <w:sz w:val="20"/>
            <w:szCs w:val="20"/>
            <w:u w:val="single"/>
            <w:rPrChange w:id="880"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ad"/>
        <w:numPr>
          <w:ilvl w:val="0"/>
          <w:numId w:val="3"/>
        </w:numPr>
        <w:rPr>
          <w:del w:id="881" w:author="Microsoft Office User" w:date="2017-08-26T15:33:00Z"/>
          <w:rFonts w:ascii="Arial" w:eastAsiaTheme="minorEastAsia" w:hAnsi="Arial" w:cs="Arial"/>
          <w:b/>
          <w:bCs/>
          <w:caps/>
          <w:sz w:val="20"/>
          <w:szCs w:val="20"/>
          <w:u w:val="single"/>
          <w:lang w:eastAsia="zh-CN"/>
          <w:rPrChange w:id="882" w:author="Microsoft Office User" w:date="2017-08-26T15:42:00Z">
            <w:rPr>
              <w:del w:id="883" w:author="Microsoft Office User" w:date="2017-08-26T15:33:00Z"/>
              <w:rFonts w:ascii="Arial" w:hAnsi="Arial" w:cs="Arial"/>
              <w:b/>
              <w:bCs/>
              <w:caps/>
              <w:sz w:val="20"/>
              <w:szCs w:val="20"/>
              <w:u w:val="single"/>
            </w:rPr>
          </w:rPrChange>
        </w:rPr>
      </w:pPr>
      <w:del w:id="884" w:author="Microsoft Office User" w:date="2017-08-26T15:33:00Z">
        <w:r w:rsidRPr="0088676B" w:rsidDel="005E1FA1">
          <w:rPr>
            <w:rFonts w:ascii="Arial" w:eastAsiaTheme="minorEastAsia" w:hAnsi="Arial" w:cs="Arial"/>
            <w:b/>
            <w:bCs/>
            <w:caps/>
            <w:sz w:val="20"/>
            <w:szCs w:val="20"/>
            <w:u w:val="single"/>
            <w:lang w:eastAsia="zh-CN"/>
            <w:rPrChange w:id="885"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86" w:author="Microsoft Office User" w:date="2017-08-26T15:33:00Z"/>
          <w:rFonts w:eastAsiaTheme="minorEastAsia" w:cs="Arial"/>
          <w:caps/>
          <w:u w:val="single"/>
          <w:lang w:eastAsia="zh-CN"/>
          <w:rPrChange w:id="887" w:author="Microsoft Office User" w:date="2017-08-26T15:42:00Z">
            <w:rPr>
              <w:del w:id="888" w:author="Microsoft Office User" w:date="2017-08-26T15:33:00Z"/>
              <w:rFonts w:cs="Arial"/>
              <w:caps/>
              <w:u w:val="single"/>
            </w:rPr>
          </w:rPrChange>
        </w:rPr>
      </w:pPr>
    </w:p>
    <w:p w14:paraId="5AD0716C" w14:textId="77777777" w:rsidR="005E1FA1" w:rsidRPr="0088676B" w:rsidRDefault="005E1FA1" w:rsidP="00855F64">
      <w:pPr>
        <w:rPr>
          <w:ins w:id="889" w:author="Microsoft Office User" w:date="2017-08-26T15:33:00Z"/>
          <w:rFonts w:eastAsiaTheme="minorEastAsia" w:cs="Arial"/>
          <w:caps/>
          <w:u w:val="single"/>
          <w:lang w:eastAsia="zh-CN"/>
          <w:rPrChange w:id="890" w:author="Microsoft Office User" w:date="2017-08-26T15:42:00Z">
            <w:rPr>
              <w:ins w:id="891" w:author="Microsoft Office User" w:date="2017-08-26T15:33:00Z"/>
              <w:rFonts w:cs="Arial"/>
              <w:caps/>
              <w:u w:val="single"/>
            </w:rPr>
          </w:rPrChange>
        </w:rPr>
      </w:pPr>
    </w:p>
    <w:p w14:paraId="158D6534" w14:textId="77777777" w:rsidR="005E1FA1" w:rsidRPr="0088676B" w:rsidRDefault="005E1FA1" w:rsidP="00855F64">
      <w:pPr>
        <w:rPr>
          <w:ins w:id="892" w:author="Microsoft Office User" w:date="2017-08-26T15:33:00Z"/>
          <w:rFonts w:eastAsiaTheme="minorEastAsia" w:cs="Arial"/>
          <w:caps/>
          <w:u w:val="single"/>
          <w:lang w:eastAsia="zh-CN"/>
          <w:rPrChange w:id="893" w:author="Microsoft Office User" w:date="2017-08-26T15:42:00Z">
            <w:rPr>
              <w:ins w:id="894" w:author="Microsoft Office User" w:date="2017-08-26T15:33:00Z"/>
              <w:rFonts w:cs="Arial"/>
              <w:caps/>
              <w:u w:val="single"/>
            </w:rPr>
          </w:rPrChange>
        </w:rPr>
      </w:pPr>
    </w:p>
    <w:p w14:paraId="6C702686" w14:textId="77777777" w:rsidR="005E1FA1" w:rsidRPr="0088676B" w:rsidRDefault="005E1FA1" w:rsidP="00855F64">
      <w:pPr>
        <w:rPr>
          <w:ins w:id="895" w:author="Microsoft Office User" w:date="2017-08-26T15:33:00Z"/>
          <w:rFonts w:eastAsiaTheme="minorEastAsia" w:cs="Arial"/>
          <w:caps/>
          <w:u w:val="single"/>
          <w:lang w:eastAsia="zh-CN"/>
          <w:rPrChange w:id="896" w:author="Microsoft Office User" w:date="2017-08-26T15:42:00Z">
            <w:rPr>
              <w:ins w:id="897" w:author="Microsoft Office User" w:date="2017-08-26T15:33:00Z"/>
              <w:rFonts w:cs="Arial"/>
              <w:caps/>
              <w:u w:val="single"/>
            </w:rPr>
          </w:rPrChange>
        </w:rPr>
      </w:pPr>
    </w:p>
    <w:p w14:paraId="2582CA15" w14:textId="77777777" w:rsidR="005E1FA1" w:rsidRPr="0088676B" w:rsidRDefault="005E1FA1" w:rsidP="00855F64">
      <w:pPr>
        <w:rPr>
          <w:ins w:id="898" w:author="Microsoft Office User" w:date="2017-08-26T15:33:00Z"/>
          <w:rFonts w:eastAsiaTheme="minorEastAsia" w:cs="Arial"/>
          <w:caps/>
          <w:u w:val="single"/>
          <w:lang w:eastAsia="zh-CN"/>
          <w:rPrChange w:id="899" w:author="Microsoft Office User" w:date="2017-08-26T15:42:00Z">
            <w:rPr>
              <w:ins w:id="900" w:author="Microsoft Office User" w:date="2017-08-26T15:33:00Z"/>
              <w:rFonts w:cs="Arial"/>
              <w:caps/>
              <w:u w:val="single"/>
            </w:rPr>
          </w:rPrChange>
        </w:rPr>
      </w:pPr>
    </w:p>
    <w:p w14:paraId="258F5495" w14:textId="77777777" w:rsidR="005E1FA1" w:rsidRPr="0088676B" w:rsidRDefault="005E1FA1" w:rsidP="00855F64">
      <w:pPr>
        <w:rPr>
          <w:ins w:id="901" w:author="Microsoft Office User" w:date="2017-08-26T15:33:00Z"/>
          <w:rFonts w:eastAsiaTheme="minorEastAsia" w:cs="Arial"/>
          <w:caps/>
          <w:u w:val="single"/>
          <w:lang w:eastAsia="zh-CN"/>
          <w:rPrChange w:id="902" w:author="Microsoft Office User" w:date="2017-08-26T15:42:00Z">
            <w:rPr>
              <w:ins w:id="903" w:author="Microsoft Office User" w:date="2017-08-26T15:33:00Z"/>
              <w:rFonts w:cs="Arial"/>
              <w:caps/>
              <w:u w:val="single"/>
            </w:rPr>
          </w:rPrChange>
        </w:rPr>
      </w:pPr>
    </w:p>
    <w:p w14:paraId="06ACA083" w14:textId="77777777" w:rsidR="005E1FA1" w:rsidRPr="0088676B" w:rsidRDefault="005E1FA1" w:rsidP="00855F64">
      <w:pPr>
        <w:rPr>
          <w:ins w:id="904" w:author="Microsoft Office User" w:date="2017-08-26T15:33:00Z"/>
          <w:rFonts w:eastAsiaTheme="minorEastAsia" w:cs="Arial"/>
          <w:caps/>
          <w:u w:val="single"/>
          <w:lang w:eastAsia="zh-CN"/>
          <w:rPrChange w:id="905" w:author="Microsoft Office User" w:date="2017-08-26T15:42:00Z">
            <w:rPr>
              <w:ins w:id="906" w:author="Microsoft Office User" w:date="2017-08-26T15:33:00Z"/>
              <w:rFonts w:cs="Arial"/>
              <w:caps/>
              <w:u w:val="single"/>
            </w:rPr>
          </w:rPrChange>
        </w:rPr>
      </w:pPr>
    </w:p>
    <w:p w14:paraId="279686E6" w14:textId="77777777" w:rsidR="005E1FA1" w:rsidRPr="0088676B" w:rsidRDefault="005E1FA1" w:rsidP="00855F64">
      <w:pPr>
        <w:rPr>
          <w:ins w:id="907" w:author="Microsoft Office User" w:date="2017-08-26T15:33:00Z"/>
          <w:rFonts w:eastAsiaTheme="minorEastAsia" w:cs="Arial"/>
          <w:caps/>
          <w:u w:val="single"/>
          <w:lang w:eastAsia="zh-CN"/>
          <w:rPrChange w:id="908" w:author="Microsoft Office User" w:date="2017-08-26T15:42:00Z">
            <w:rPr>
              <w:ins w:id="909" w:author="Microsoft Office User" w:date="2017-08-26T15:33:00Z"/>
              <w:rFonts w:cs="Arial"/>
              <w:caps/>
              <w:u w:val="single"/>
            </w:rPr>
          </w:rPrChange>
        </w:rPr>
      </w:pPr>
    </w:p>
    <w:p w14:paraId="54C20011" w14:textId="77777777" w:rsidR="005E1FA1" w:rsidRPr="0088676B" w:rsidRDefault="005E1FA1" w:rsidP="00855F64">
      <w:pPr>
        <w:rPr>
          <w:ins w:id="910" w:author="Microsoft Office User" w:date="2017-08-26T15:33:00Z"/>
          <w:rFonts w:eastAsiaTheme="minorEastAsia" w:cs="Arial"/>
          <w:caps/>
          <w:u w:val="single"/>
          <w:lang w:eastAsia="zh-CN"/>
          <w:rPrChange w:id="911" w:author="Microsoft Office User" w:date="2017-08-26T15:42:00Z">
            <w:rPr>
              <w:ins w:id="912" w:author="Microsoft Office User" w:date="2017-08-26T15:33:00Z"/>
              <w:rFonts w:cs="Arial"/>
              <w:caps/>
              <w:u w:val="single"/>
            </w:rPr>
          </w:rPrChange>
        </w:rPr>
      </w:pPr>
    </w:p>
    <w:p w14:paraId="31897633" w14:textId="77777777" w:rsidR="005E1FA1" w:rsidRPr="0088676B" w:rsidRDefault="005E1FA1">
      <w:pPr>
        <w:pStyle w:val="af5"/>
        <w:rPr>
          <w:ins w:id="913" w:author="Microsoft Office User" w:date="2017-08-26T15:33:00Z"/>
          <w:rFonts w:eastAsiaTheme="minorEastAsia"/>
          <w:lang w:eastAsia="zh-CN"/>
          <w:rPrChange w:id="914" w:author="Microsoft Office User" w:date="2017-08-26T15:42:00Z">
            <w:rPr>
              <w:ins w:id="915" w:author="Microsoft Office User" w:date="2017-08-26T15:33:00Z"/>
            </w:rPr>
          </w:rPrChange>
        </w:rPr>
        <w:pPrChange w:id="916" w:author="Microsoft Office User" w:date="2017-08-26T15:33:00Z">
          <w:pPr/>
        </w:pPrChange>
      </w:pPr>
    </w:p>
    <w:p w14:paraId="741DC89A" w14:textId="77777777" w:rsidR="00855F64" w:rsidRPr="0088676B" w:rsidRDefault="00855F64">
      <w:pPr>
        <w:rPr>
          <w:rFonts w:eastAsiaTheme="minorEastAsia" w:cs="Arial"/>
          <w:caps/>
          <w:u w:val="single"/>
          <w:lang w:eastAsia="zh-CN"/>
          <w:rPrChange w:id="917" w:author="Microsoft Office User" w:date="2017-08-26T15:42:00Z">
            <w:rPr>
              <w:rFonts w:cs="Arial"/>
              <w:caps/>
              <w:u w:val="single"/>
            </w:rPr>
          </w:rPrChange>
        </w:rPr>
      </w:pPr>
    </w:p>
    <w:p w14:paraId="35A5A200" w14:textId="1597A2F4" w:rsidR="00063DB2" w:rsidRPr="0088676B" w:rsidRDefault="00645797" w:rsidP="00063DB2">
      <w:pPr>
        <w:pStyle w:val="1"/>
        <w:rPr>
          <w:rFonts w:ascii=".萍方-简" w:eastAsiaTheme="minorEastAsia" w:hAnsi=".萍方-简"/>
          <w:lang w:eastAsia="zh-CN"/>
          <w:rPrChange w:id="918" w:author="Microsoft Office User" w:date="2017-08-26T15:42:00Z">
            <w:rPr>
              <w:rFonts w:ascii=".萍方-简" w:eastAsia=".萍方-简" w:hAnsi=".萍方-简"/>
              <w:lang w:eastAsia="zh-CN"/>
            </w:rPr>
          </w:rPrChange>
        </w:rPr>
      </w:pPr>
      <w:bookmarkStart w:id="919"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919"/>
    </w:p>
    <w:p w14:paraId="64F09B26" w14:textId="598E5831" w:rsidR="00CF1D69" w:rsidRDefault="00CF1D69">
      <w:pPr>
        <w:jc w:val="both"/>
        <w:rPr>
          <w:ins w:id="920" w:author="Jie Lan" w:date="2017-08-19T20:09:00Z"/>
          <w:rFonts w:ascii=".萍方-简" w:eastAsia=".萍方-简" w:hAnsi=".萍方-简"/>
          <w:lang w:eastAsia="zh-CN"/>
        </w:rPr>
        <w:pPrChange w:id="921" w:author="Jie Lan" w:date="2017-08-19T20:30:00Z">
          <w:pPr/>
        </w:pPrChange>
      </w:pPr>
      <w:r>
        <w:rPr>
          <w:rFonts w:ascii=".萍方-简" w:eastAsia=".萍方-简" w:hAnsi=".萍方-简" w:hint="eastAsia"/>
          <w:lang w:eastAsia="zh-CN"/>
        </w:rPr>
        <w:t>相互</w:t>
      </w:r>
      <w:r w:rsidRPr="006400C7">
        <w:rPr>
          <w:rFonts w:ascii=".萍方-简" w:eastAsia=".萍方-简" w:hAnsi=".萍方-简" w:hint="eastAsia"/>
          <w:lang w:eastAsia="zh-CN"/>
        </w:rPr>
        <w:t>链（</w:t>
      </w:r>
      <w:r w:rsidRPr="006400C7">
        <w:rPr>
          <w:rFonts w:ascii=".萍方-简" w:eastAsia=".萍方-简" w:hAnsi=".萍方-简"/>
          <w:lang w:eastAsia="zh-CN"/>
        </w:rPr>
        <w:t>Mutual Chain</w:t>
      </w:r>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金融技术构架和完整的（金融）产品及服务解决方案，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相互链</w:t>
      </w:r>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保险网络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由相互链为基础设施的数字资产金融价值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22" w:author="Microsoft Office User" w:date="2017-08-26T15:42:00Z">
            <w:rPr>
              <w:rFonts w:ascii="Arial" w:hAnsi="Arial" w:cs="Arial"/>
              <w:sz w:val="20"/>
              <w:szCs w:val="20"/>
              <w:lang w:eastAsia="zh-CN"/>
            </w:rPr>
          </w:rPrChange>
        </w:rPr>
      </w:pPr>
    </w:p>
    <w:p w14:paraId="40693859" w14:textId="75006BA6" w:rsidR="00063DB2" w:rsidRPr="0088676B" w:rsidRDefault="006524CC" w:rsidP="006400C7">
      <w:pPr>
        <w:pStyle w:val="2"/>
        <w:ind w:left="720" w:hanging="720"/>
        <w:rPr>
          <w:rFonts w:ascii=".萍方-简" w:eastAsiaTheme="minorEastAsia" w:hAnsi=".萍方-简"/>
          <w:lang w:eastAsia="zh-CN"/>
          <w:rPrChange w:id="923" w:author="Microsoft Office User" w:date="2017-08-26T15:42:00Z">
            <w:rPr>
              <w:rFonts w:ascii=".萍方-简" w:eastAsia=".萍方-简" w:hAnsi=".萍方-简"/>
              <w:lang w:eastAsia="zh-CN"/>
            </w:rPr>
          </w:rPrChange>
        </w:rPr>
      </w:pPr>
      <w:bookmarkStart w:id="924" w:name="_Toc489971192"/>
      <w:r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26"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7" w:author="Microsoft Office User" w:date="2017-08-26T15:42:00Z">
            <w:rPr>
              <w:rFonts w:ascii=".萍方-简" w:eastAsia=".萍方-简" w:hAnsi=".萍方-简" w:hint="eastAsia"/>
              <w:lang w:eastAsia="zh-CN"/>
            </w:rPr>
          </w:rPrChange>
        </w:rPr>
        <w:t>的使命</w:t>
      </w:r>
      <w:bookmarkEnd w:id="924"/>
    </w:p>
    <w:p w14:paraId="1FA38494" w14:textId="14B843AA" w:rsidR="00A251DC" w:rsidRPr="0088676B" w:rsidRDefault="002B215F" w:rsidP="00BD1BDA">
      <w:pPr>
        <w:rPr>
          <w:rFonts w:ascii=".萍方-简" w:eastAsiaTheme="minorEastAsia" w:hAnsi=".萍方-简"/>
          <w:lang w:eastAsia="zh-CN"/>
          <w:rPrChange w:id="92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9"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30"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933"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935"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7"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相互链</w:t>
      </w:r>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40"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42"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43" w:author="Microsoft Office User" w:date="2017-08-26T15:42:00Z">
            <w:rPr>
              <w:rFonts w:ascii=".萍方-简" w:eastAsia=".萍方-简" w:hAnsi=".萍方-简" w:hint="eastAsia"/>
              <w:lang w:eastAsia="zh-CN"/>
            </w:rPr>
          </w:rPrChange>
        </w:rPr>
        <w:t>更加快捷高效的融入</w:t>
      </w:r>
      <w:r>
        <w:rPr>
          <w:rFonts w:ascii=".萍方-简" w:eastAsiaTheme="minorEastAsia" w:hAnsi=".萍方-简" w:hint="eastAsia"/>
          <w:lang w:eastAsia="zh-CN"/>
        </w:rPr>
        <w:t>相互链</w:t>
      </w:r>
      <w:r w:rsidR="002D3E19"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45"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47" w:author="Microsoft Office User" w:date="2017-08-26T15:42:00Z">
            <w:rPr>
              <w:rFonts w:ascii=".萍方-简" w:eastAsia=".萍方-简" w:hAnsi=".萍方-简" w:hint="eastAsia"/>
              <w:lang w:eastAsia="zh-CN"/>
            </w:rPr>
          </w:rPrChange>
        </w:rPr>
        <w:t>保险，</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48"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49" w:author="Microsoft Office User" w:date="2017-08-26T15:42:00Z">
            <w:rPr>
              <w:rFonts w:ascii=".萍方-简" w:eastAsia=".萍方-简" w:hAnsi=".萍方-简"/>
              <w:lang w:eastAsia="zh-CN"/>
            </w:rPr>
          </w:rPrChange>
        </w:rPr>
      </w:pPr>
    </w:p>
    <w:p w14:paraId="306318AC" w14:textId="065713EB" w:rsidR="00063DB2" w:rsidRPr="0088676B" w:rsidRDefault="008118CA" w:rsidP="006400C7">
      <w:pPr>
        <w:pStyle w:val="2"/>
        <w:ind w:left="720" w:hanging="720"/>
        <w:rPr>
          <w:rFonts w:ascii=".萍方-简" w:eastAsiaTheme="minorEastAsia" w:hAnsi=".萍方-简"/>
          <w:lang w:eastAsia="zh-CN"/>
          <w:rPrChange w:id="950" w:author="Microsoft Office User" w:date="2017-08-26T15:42:00Z">
            <w:rPr>
              <w:rFonts w:ascii=".萍方-简" w:eastAsia=".萍方-简" w:hAnsi=".萍方-简"/>
              <w:lang w:eastAsia="zh-CN"/>
            </w:rPr>
          </w:rPrChange>
        </w:rPr>
      </w:pPr>
      <w:bookmarkStart w:id="951" w:name="_Toc489971193"/>
      <w:r w:rsidRPr="0088676B">
        <w:rPr>
          <w:rFonts w:ascii=".萍方-简" w:eastAsiaTheme="minorEastAsia" w:hAnsi=".萍方-简" w:hint="eastAsia"/>
          <w:lang w:eastAsia="zh-CN"/>
          <w:rPrChange w:id="952" w:author="Microsoft Office User" w:date="2017-08-26T15:42:00Z">
            <w:rPr>
              <w:rFonts w:ascii=".萍方-简" w:eastAsia=".萍方-简" w:hAnsi=".萍方-简" w:hint="eastAsia"/>
              <w:lang w:eastAsia="zh-CN"/>
            </w:rPr>
          </w:rPrChange>
        </w:rPr>
        <w:t>互助链的</w:t>
      </w:r>
      <w:r w:rsidR="00AC1B9F"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特征</w:t>
      </w:r>
      <w:bookmarkEnd w:id="951"/>
    </w:p>
    <w:p w14:paraId="64B63ABA" w14:textId="093FDDF1" w:rsidR="00C6325E" w:rsidRPr="0088676B" w:rsidRDefault="002B215F" w:rsidP="00A251DC">
      <w:pPr>
        <w:rPr>
          <w:rFonts w:ascii=".萍方-简" w:eastAsiaTheme="minorEastAsia" w:hAnsi=".萍方-简"/>
          <w:lang w:eastAsia="zh-CN"/>
          <w:rPrChange w:id="95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56"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57" w:author="Microsoft Office User" w:date="2017-08-26T15:42:00Z">
            <w:rPr>
              <w:rFonts w:ascii=".萍方-简" w:eastAsia=".萍方-简" w:hAnsi=".萍方-简"/>
              <w:lang w:eastAsia="zh-CN"/>
            </w:rPr>
          </w:rPrChange>
        </w:rPr>
        <w:t>Mutual Chain</w:t>
      </w:r>
      <w:r w:rsidR="00A251DC" w:rsidRPr="0088676B">
        <w:rPr>
          <w:rFonts w:ascii=".萍方-简" w:eastAsiaTheme="minorEastAsia" w:hAnsi=".萍方-简" w:hint="eastAsia"/>
          <w:lang w:eastAsia="zh-CN"/>
          <w:rPrChange w:id="958"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59"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0"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962"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966"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67"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lastRenderedPageBreak/>
        <w:t>等</w:t>
      </w:r>
      <w:r w:rsidR="00C6325E" w:rsidRPr="0088676B">
        <w:rPr>
          <w:rFonts w:ascii=".萍方-简" w:eastAsiaTheme="minorEastAsia" w:hAnsi=".萍方-简" w:hint="eastAsia"/>
          <w:lang w:eastAsia="zh-CN"/>
          <w:rPrChange w:id="969" w:author="Microsoft Office User" w:date="2017-08-26T15:42:00Z">
            <w:rPr>
              <w:rFonts w:ascii=".萍方-简" w:eastAsia=".萍方-简" w:hAnsi=".萍方-简" w:hint="eastAsia"/>
              <w:lang w:eastAsia="zh-CN"/>
            </w:rPr>
          </w:rPrChange>
        </w:rPr>
        <w:t>链中行为积累，维持整个</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971"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7B07394" w:rsidR="00E6056D" w:rsidRPr="0088676B" w:rsidRDefault="002B215F" w:rsidP="00E6056D">
      <w:pPr>
        <w:rPr>
          <w:rFonts w:ascii=".萍方-简" w:eastAsiaTheme="minorEastAsia" w:hAnsi=".萍方-简"/>
          <w:lang w:eastAsia="zh-CN"/>
          <w:rPrChange w:id="972"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973"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相互链</w:t>
      </w:r>
      <w:r w:rsidR="00E6056D"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975"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976"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977"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979"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0"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81"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并通过共同数据验证机制保证交易的安全可靠</w:t>
      </w:r>
      <w:r w:rsidR="00495547" w:rsidRPr="0088676B">
        <w:rPr>
          <w:rFonts w:ascii=".萍方-简" w:eastAsiaTheme="minorEastAsia" w:hAnsi=".萍方-简"/>
          <w:lang w:eastAsia="zh-CN"/>
          <w:rPrChange w:id="982"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83"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984"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5"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986"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77777777"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（把区块链的特征改成相互链的特征）</w:t>
      </w:r>
    </w:p>
    <w:p w14:paraId="11F2CFD3" w14:textId="1FB5C5DD" w:rsidR="00FB29CC" w:rsidRPr="0088676B" w:rsidRDefault="00FB29CC" w:rsidP="00FB29CC">
      <w:pPr>
        <w:rPr>
          <w:rFonts w:ascii=".萍方-简" w:eastAsiaTheme="minorEastAsia" w:hAnsi=".萍方-简"/>
          <w:lang w:eastAsia="zh-CN"/>
          <w:rPrChange w:id="98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8"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98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0"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991"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99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3"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w:t>
      </w:r>
      <w:r w:rsidR="0089443E">
        <w:rPr>
          <w:rFonts w:ascii=".萍方-简" w:eastAsiaTheme="minorEastAsia" w:hAnsi=".萍方-简" w:hint="eastAsia"/>
          <w:lang w:eastAsia="zh-CN"/>
        </w:rPr>
        <w:lastRenderedPageBreak/>
        <w:t>访问的安全、利用</w:t>
      </w:r>
      <w:r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ad"/>
        <w:numPr>
          <w:ilvl w:val="0"/>
          <w:numId w:val="24"/>
        </w:numPr>
        <w:rPr>
          <w:rFonts w:ascii=".萍方-简" w:eastAsiaTheme="minorEastAsia" w:hAnsi=".萍方-简"/>
          <w:lang w:eastAsia="zh-CN"/>
          <w:rPrChange w:id="99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96"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997"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998"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00"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ad"/>
        <w:numPr>
          <w:ilvl w:val="0"/>
          <w:numId w:val="24"/>
        </w:numPr>
        <w:rPr>
          <w:rFonts w:ascii=".萍方-简" w:eastAsiaTheme="minorEastAsia" w:hAnsi=".萍方-简"/>
          <w:lang w:eastAsia="zh-CN"/>
          <w:rPrChange w:id="10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2"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lang w:eastAsia="zh-CN"/>
          <w:rPrChange w:id="1003" w:author="Microsoft Office User" w:date="2017-08-26T15:42:00Z">
            <w:rPr>
              <w:rFonts w:ascii=".萍方-简" w:eastAsia=".萍方-简" w:hAnsi=".萍方-简"/>
              <w:lang w:eastAsia="zh-CN"/>
            </w:rPr>
          </w:rPrChange>
        </w:rPr>
        <w:t>SharedLedger</w:t>
      </w:r>
      <w:r w:rsidRPr="0088676B">
        <w:rPr>
          <w:rFonts w:ascii=".萍方-简" w:eastAsiaTheme="minorEastAsia" w:hAnsi=".萍方-简" w:hint="eastAsia"/>
          <w:lang w:eastAsia="zh-CN"/>
          <w:rPrChange w:id="1004"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ad"/>
        <w:numPr>
          <w:ilvl w:val="0"/>
          <w:numId w:val="24"/>
        </w:numPr>
        <w:rPr>
          <w:rFonts w:ascii=".萍方-简" w:eastAsiaTheme="minorEastAsia" w:hAnsi=".萍方-简"/>
          <w:lang w:eastAsia="zh-CN"/>
          <w:rPrChange w:id="10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008"/>
      <w:r w:rsidRPr="0088676B">
        <w:rPr>
          <w:rFonts w:ascii=".萍方-简" w:eastAsiaTheme="minorEastAsia" w:hAnsi=".萍方-简" w:hint="eastAsia"/>
          <w:lang w:eastAsia="zh-CN"/>
          <w:rPrChange w:id="1009" w:author="Microsoft Office User" w:date="2017-08-26T15:42:00Z">
            <w:rPr>
              <w:rFonts w:ascii=".萍方-简" w:eastAsia=".萍方-简" w:hAnsi=".萍方-简" w:hint="eastAsia"/>
              <w:lang w:eastAsia="zh-CN"/>
            </w:rPr>
          </w:rPrChange>
        </w:rPr>
        <w:t>开源的源代码进行验证</w:t>
      </w:r>
      <w:commentRangeEnd w:id="1008"/>
      <w:r w:rsidR="006400C7" w:rsidRPr="0088676B">
        <w:rPr>
          <w:rStyle w:val="af"/>
          <w:rFonts w:eastAsiaTheme="minorEastAsia"/>
          <w:rPrChange w:id="1010" w:author="Microsoft Office User" w:date="2017-08-26T15:42:00Z">
            <w:rPr>
              <w:rStyle w:val="af"/>
            </w:rPr>
          </w:rPrChange>
        </w:rPr>
        <w:commentReference w:id="1008"/>
      </w:r>
      <w:r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ad"/>
        <w:numPr>
          <w:ilvl w:val="0"/>
          <w:numId w:val="24"/>
        </w:numPr>
        <w:rPr>
          <w:rFonts w:ascii=".萍方-简" w:eastAsiaTheme="minorEastAsia" w:hAnsi=".萍方-简"/>
          <w:lang w:eastAsia="zh-CN"/>
          <w:rPrChange w:id="10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3"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ad"/>
        <w:numPr>
          <w:ilvl w:val="0"/>
          <w:numId w:val="24"/>
        </w:numPr>
        <w:rPr>
          <w:rFonts w:ascii=".萍方-简" w:eastAsiaTheme="minorEastAsia" w:hAnsi=".萍方-简"/>
          <w:lang w:eastAsia="zh-CN"/>
          <w:rPrChange w:id="1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5"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1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18" w:author="Microsoft Office User" w:date="2017-08-26T15:42:00Z">
            <w:rPr>
              <w:rFonts w:ascii=".萍方-简" w:eastAsia=".萍方-简" w:hAnsi=".萍方-简"/>
              <w:lang w:eastAsia="zh-CN"/>
            </w:rPr>
          </w:rPrChange>
        </w:rPr>
        <w:t>SmartContract</w:t>
      </w:r>
      <w:r w:rsidRPr="0088676B">
        <w:rPr>
          <w:rFonts w:ascii=".萍方-简" w:eastAsiaTheme="minorEastAsia" w:hAnsi=".萍方-简" w:hint="eastAsia"/>
          <w:lang w:eastAsia="zh-CN"/>
          <w:rPrChange w:id="1019"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4CE87390" w:rsidR="0075564A" w:rsidRPr="0088676B" w:rsidRDefault="0075564A" w:rsidP="009F0864">
      <w:pPr>
        <w:pStyle w:val="ad"/>
        <w:numPr>
          <w:ilvl w:val="0"/>
          <w:numId w:val="24"/>
        </w:numPr>
        <w:rPr>
          <w:rFonts w:ascii=".萍方-简" w:eastAsiaTheme="minorEastAsia" w:hAnsi=".萍方-简"/>
          <w:lang w:eastAsia="zh-CN"/>
          <w:rPrChange w:id="1020"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21"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22"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相互链</w:t>
      </w:r>
      <w:r w:rsidR="00902931" w:rsidRPr="0088676B">
        <w:rPr>
          <w:rFonts w:ascii=".萍方-简" w:eastAsiaTheme="minorEastAsia" w:hAnsi=".萍方-简" w:hint="eastAsia"/>
          <w:lang w:eastAsia="zh-CN"/>
          <w:rPrChange w:id="1023"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ad"/>
        <w:numPr>
          <w:ilvl w:val="0"/>
          <w:numId w:val="24"/>
        </w:numPr>
        <w:rPr>
          <w:rFonts w:ascii=".萍方-简" w:eastAsiaTheme="minorEastAsia" w:hAnsi=".萍方-简"/>
          <w:lang w:eastAsia="zh-CN"/>
          <w:rPrChange w:id="10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026"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027"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028"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1029" w:author="Microsoft Office User" w:date="2017-08-26T15:42:00Z">
            <w:rPr>
              <w:rFonts w:ascii="Arial" w:hAnsi="Arial" w:cs="Arial"/>
              <w:sz w:val="20"/>
              <w:szCs w:val="20"/>
              <w:lang w:eastAsia="zh-CN"/>
            </w:rPr>
          </w:rPrChange>
        </w:rPr>
      </w:pPr>
    </w:p>
    <w:p w14:paraId="0A8072AC" w14:textId="172168B1" w:rsidR="006B1E27" w:rsidRPr="0088676B" w:rsidRDefault="002F514E" w:rsidP="009744F7">
      <w:pPr>
        <w:pStyle w:val="1"/>
        <w:rPr>
          <w:rFonts w:ascii=".萍方-简" w:eastAsiaTheme="minorEastAsia" w:hAnsi=".萍方-简"/>
          <w:lang w:eastAsia="zh-CN"/>
          <w:rPrChange w:id="1030" w:author="Microsoft Office User" w:date="2017-08-26T15:42:00Z">
            <w:rPr>
              <w:rFonts w:ascii=".萍方-简" w:eastAsia=".萍方-简" w:hAnsi=".萍方-简"/>
              <w:lang w:eastAsia="zh-CN"/>
            </w:rPr>
          </w:rPrChange>
        </w:rPr>
      </w:pPr>
      <w:bookmarkStart w:id="1031" w:name="_Toc489971194"/>
      <w:ins w:id="1032" w:author="gavinzheng" w:date="2017-08-28T01:35:00Z">
        <w:r>
          <w:rPr>
            <w:rFonts w:ascii=".萍方-简" w:eastAsiaTheme="minorEastAsia" w:hAnsi=".萍方-简" w:hint="eastAsia"/>
            <w:lang w:eastAsia="zh-CN"/>
          </w:rPr>
          <w:t>相互链（</w:t>
        </w:r>
      </w:ins>
      <w:r w:rsidR="009744F7" w:rsidRPr="0088676B">
        <w:rPr>
          <w:rFonts w:ascii=".萍方-简" w:eastAsiaTheme="minorEastAsia" w:hAnsi=".萍方-简"/>
          <w:lang w:eastAsia="zh-CN"/>
          <w:rPrChange w:id="1033" w:author="Microsoft Office User" w:date="2017-08-26T15:42:00Z">
            <w:rPr>
              <w:rFonts w:ascii=".萍方-简" w:eastAsia=".萍方-简" w:hAnsi=".萍方-简"/>
              <w:lang w:eastAsia="zh-CN"/>
            </w:rPr>
          </w:rPrChange>
        </w:rPr>
        <w:t>Mutual Chain</w:t>
      </w:r>
      <w:ins w:id="1034" w:author="gavinzheng" w:date="2017-08-28T01:35:00Z">
        <w:r>
          <w:rPr>
            <w:rFonts w:ascii=".萍方-简" w:eastAsiaTheme="minorEastAsia" w:hAnsi=".萍方-简" w:hint="eastAsia"/>
            <w:lang w:eastAsia="zh-CN"/>
          </w:rPr>
          <w:t>）</w:t>
        </w:r>
      </w:ins>
      <w:r w:rsidR="009744F7" w:rsidRPr="0088676B">
        <w:rPr>
          <w:rFonts w:ascii=".萍方-简" w:eastAsiaTheme="minorEastAsia" w:hAnsi=".萍方-简" w:hint="eastAsia"/>
          <w:lang w:eastAsia="zh-CN"/>
          <w:rPrChange w:id="1035" w:author="Microsoft Office User" w:date="2017-08-26T15:42:00Z">
            <w:rPr>
              <w:rFonts w:ascii=".萍方-简" w:eastAsia=".萍方-简" w:hAnsi=".萍方-简" w:hint="eastAsia"/>
              <w:lang w:eastAsia="zh-CN"/>
            </w:rPr>
          </w:rPrChange>
        </w:rPr>
        <w:t>系统构架</w:t>
      </w:r>
      <w:bookmarkStart w:id="1036" w:name="_Toc405660669"/>
      <w:bookmarkStart w:id="1037" w:name="_Toc405660863"/>
      <w:bookmarkEnd w:id="1031"/>
    </w:p>
    <w:p w14:paraId="7CBBD964" w14:textId="3EE006C7" w:rsidR="00FF1A86" w:rsidRPr="0088676B" w:rsidRDefault="002F514E" w:rsidP="006400C7">
      <w:pPr>
        <w:pStyle w:val="2"/>
        <w:ind w:left="720" w:hanging="720"/>
        <w:rPr>
          <w:rFonts w:ascii=".萍方-简" w:eastAsiaTheme="minorEastAsia" w:hAnsi=".萍方-简"/>
          <w:lang w:eastAsia="zh-CN"/>
          <w:rPrChange w:id="1038" w:author="Microsoft Office User" w:date="2017-08-26T15:42:00Z">
            <w:rPr>
              <w:rFonts w:ascii=".萍方-简" w:eastAsia=".萍方-简" w:hAnsi=".萍方-简"/>
              <w:lang w:eastAsia="zh-CN"/>
            </w:rPr>
          </w:rPrChange>
        </w:rPr>
      </w:pPr>
      <w:bookmarkStart w:id="1039" w:name="_Toc489971195"/>
      <w:ins w:id="1040" w:author="gavinzheng" w:date="2017-08-28T01:35:00Z">
        <w:r>
          <w:rPr>
            <w:rFonts w:ascii=".萍方-简" w:eastAsiaTheme="minorEastAsia" w:hAnsi=".萍方-简" w:hint="eastAsia"/>
            <w:lang w:eastAsia="zh-CN"/>
          </w:rPr>
          <w:t>相互链（</w:t>
        </w:r>
      </w:ins>
      <w:r w:rsidR="00FF1A86" w:rsidRPr="0088676B">
        <w:rPr>
          <w:rFonts w:ascii=".萍方-简" w:eastAsiaTheme="minorEastAsia" w:hAnsi=".萍方-简"/>
          <w:lang w:eastAsia="zh-CN"/>
          <w:rPrChange w:id="1041" w:author="Microsoft Office User" w:date="2017-08-26T15:42:00Z">
            <w:rPr>
              <w:rFonts w:ascii=".萍方-简" w:eastAsia=".萍方-简" w:hAnsi=".萍方-简"/>
              <w:lang w:eastAsia="zh-CN"/>
            </w:rPr>
          </w:rPrChange>
        </w:rPr>
        <w:t>Mutual Chain</w:t>
      </w:r>
      <w:ins w:id="1042" w:author="gavinzheng" w:date="2017-08-28T01:36:00Z">
        <w:r>
          <w:rPr>
            <w:rFonts w:ascii=".萍方-简" w:eastAsiaTheme="minorEastAsia" w:hAnsi=".萍方-简" w:hint="eastAsia"/>
            <w:lang w:eastAsia="zh-CN"/>
          </w:rPr>
          <w:t>）</w:t>
        </w:r>
      </w:ins>
      <w:r w:rsidR="00FF1A86" w:rsidRPr="0088676B">
        <w:rPr>
          <w:rFonts w:ascii=".萍方-简" w:eastAsiaTheme="minorEastAsia" w:hAnsi=".萍方-简" w:hint="eastAsia"/>
          <w:lang w:eastAsia="zh-CN"/>
          <w:rPrChange w:id="1043" w:author="Microsoft Office User" w:date="2017-08-26T15:42:00Z">
            <w:rPr>
              <w:rFonts w:ascii=".萍方-简" w:eastAsia=".萍方-简" w:hAnsi=".萍方-简" w:hint="eastAsia"/>
              <w:lang w:eastAsia="zh-CN"/>
            </w:rPr>
          </w:rPrChange>
        </w:rPr>
        <w:t>的商业</w:t>
      </w:r>
      <w:bookmarkEnd w:id="1039"/>
      <w:r w:rsidR="00A61290" w:rsidRPr="0088676B">
        <w:rPr>
          <w:rFonts w:ascii=".萍方-简" w:eastAsiaTheme="minorEastAsia" w:hAnsi=".萍方-简" w:hint="eastAsia"/>
          <w:lang w:eastAsia="zh-CN"/>
          <w:rPrChange w:id="1044" w:author="Microsoft Office User" w:date="2017-08-26T15:42:00Z">
            <w:rPr>
              <w:rFonts w:ascii=".萍方-简" w:eastAsia=".萍方-简" w:hAnsi=".萍方-简" w:hint="eastAsia"/>
              <w:lang w:eastAsia="zh-CN"/>
            </w:rPr>
          </w:rPrChange>
        </w:rPr>
        <w:t>逻辑引擎</w:t>
      </w:r>
    </w:p>
    <w:p w14:paraId="172A0FFC" w14:textId="4D5BF962" w:rsidR="00A60611" w:rsidRPr="00A60611" w:rsidRDefault="00A60611" w:rsidP="002C559F">
      <w:pPr>
        <w:rPr>
          <w:rFonts w:ascii=".萍方-简" w:eastAsiaTheme="minorEastAsia" w:hAnsi=".萍方-简"/>
          <w:color w:val="FF0000"/>
          <w:lang w:eastAsia="zh-CN"/>
        </w:rPr>
      </w:pPr>
      <w:r w:rsidRPr="00A60611">
        <w:rPr>
          <w:rFonts w:ascii=".萍方-简" w:eastAsiaTheme="minorEastAsia" w:hAnsi=".萍方-简" w:hint="eastAsia"/>
          <w:color w:val="FF0000"/>
          <w:lang w:eastAsia="zh-CN"/>
        </w:rPr>
        <w:t>(2.</w:t>
      </w:r>
      <w:r w:rsidRPr="00A60611">
        <w:rPr>
          <w:rFonts w:ascii=".萍方-简" w:eastAsiaTheme="minorEastAsia" w:hAnsi=".萍方-简"/>
          <w:color w:val="FF0000"/>
          <w:lang w:eastAsia="zh-CN"/>
        </w:rPr>
        <w:t xml:space="preserve">1 </w:t>
      </w:r>
      <w:r w:rsidRPr="00A60611">
        <w:rPr>
          <w:rFonts w:ascii=".萍方-简" w:eastAsiaTheme="minorEastAsia" w:hAnsi=".萍方-简" w:hint="eastAsia"/>
          <w:color w:val="FF0000"/>
          <w:lang w:eastAsia="zh-CN"/>
        </w:rPr>
        <w:t>补充</w:t>
      </w:r>
      <w:r>
        <w:rPr>
          <w:rFonts w:ascii=".萍方-简" w:eastAsiaTheme="minorEastAsia" w:hAnsi=".萍方-简" w:hint="eastAsia"/>
          <w:color w:val="FF0000"/>
          <w:lang w:eastAsia="zh-CN"/>
        </w:rPr>
        <w:t>更</w:t>
      </w:r>
      <w:r w:rsidRPr="00A60611">
        <w:rPr>
          <w:rFonts w:ascii=".萍方-简" w:eastAsiaTheme="minorEastAsia" w:hAnsi=".萍方-简" w:hint="eastAsia"/>
          <w:color w:val="FF0000"/>
          <w:lang w:eastAsia="zh-CN"/>
        </w:rPr>
        <w:t>多的内容</w:t>
      </w:r>
      <w:r>
        <w:rPr>
          <w:rFonts w:ascii=".萍方-简" w:eastAsiaTheme="minorEastAsia" w:hAnsi=".萍方-简" w:hint="eastAsia"/>
          <w:color w:val="FF0000"/>
          <w:lang w:eastAsia="zh-CN"/>
        </w:rPr>
        <w:t>，和各个平台工具的详细阐述</w:t>
      </w:r>
      <w:r w:rsidRPr="00A60611">
        <w:rPr>
          <w:rFonts w:ascii=".萍方-简" w:eastAsiaTheme="minorEastAsia" w:hAnsi=".萍方-简" w:hint="eastAsia"/>
          <w:color w:val="FF0000"/>
          <w:lang w:eastAsia="zh-CN"/>
        </w:rPr>
        <w:t>)</w:t>
      </w:r>
    </w:p>
    <w:p w14:paraId="4D8FD846" w14:textId="1B2FE327" w:rsidR="002C559F" w:rsidRPr="0088676B" w:rsidRDefault="00A60611" w:rsidP="002C559F">
      <w:pPr>
        <w:rPr>
          <w:rFonts w:ascii=".萍方-简" w:eastAsiaTheme="minorEastAsia" w:hAnsi=".萍方-简"/>
          <w:lang w:eastAsia="zh-CN"/>
          <w:rPrChange w:id="104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平台将以互助和对等方式，让用户可以建立自己的金融产品和服务。发起人</w:t>
      </w:r>
      <w:r w:rsidR="002C559F" w:rsidRPr="0088676B">
        <w:rPr>
          <w:rFonts w:ascii=".萍方-简" w:eastAsiaTheme="minorEastAsia" w:hAnsi=".萍方-简" w:hint="eastAsia"/>
          <w:lang w:eastAsia="zh-CN"/>
          <w:rPrChange w:id="1046" w:author="Microsoft Office User" w:date="2017-08-26T15:42:00Z">
            <w:rPr>
              <w:rFonts w:ascii=".萍方-简" w:eastAsia=".萍方-简" w:hAnsi=".萍方-简" w:hint="eastAsia"/>
              <w:lang w:eastAsia="zh-CN"/>
            </w:rPr>
          </w:rPrChange>
        </w:rPr>
        <w:t>通过平台提供的模板</w:t>
      </w:r>
      <w:r>
        <w:rPr>
          <w:rFonts w:ascii=".萍方-简" w:eastAsiaTheme="minorEastAsia" w:hAnsi=".萍方-简" w:hint="eastAsia"/>
          <w:lang w:eastAsia="zh-CN"/>
        </w:rPr>
        <w:t>，快捷的建立可流通的金融协议，例如保险产品，信贷协议，期权</w:t>
      </w:r>
      <w:r w:rsidR="002C559F"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等。发起人可以指定参与方或者公众发售。同时发起人定义协议的执行方式，以保证参与各方的利益。</w:t>
      </w:r>
      <w:r w:rsidR="002C559F" w:rsidRPr="0088676B">
        <w:rPr>
          <w:rFonts w:ascii=".萍方-简" w:eastAsiaTheme="minorEastAsia" w:hAnsi=".萍方-简"/>
          <w:lang w:eastAsia="zh-CN"/>
          <w:rPrChange w:id="1048"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49" w:author="Microsoft Office User" w:date="2017-08-26T15:42:00Z">
            <w:rPr>
              <w:rFonts w:ascii=".萍方-简" w:eastAsia=".萍方-简" w:hAnsi=".萍方-简" w:hint="eastAsia"/>
              <w:lang w:eastAsia="zh-CN"/>
            </w:rPr>
          </w:rPrChange>
        </w:rPr>
        <w:t>一旦完成，这款协议可以作为金融产品应用到</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50" w:author="Microsoft Office User" w:date="2017-08-26T15:42:00Z">
            <w:rPr>
              <w:rFonts w:ascii=".萍方-简" w:eastAsia=".萍方-简" w:hAnsi=".萍方-简" w:hint="eastAsia"/>
              <w:lang w:eastAsia="zh-CN"/>
            </w:rPr>
          </w:rPrChange>
        </w:rPr>
        <w:t>中，并通过</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51" w:author="Microsoft Office User" w:date="2017-08-26T15:42:00Z">
            <w:rPr>
              <w:rFonts w:ascii=".萍方-简" w:eastAsia=".萍方-简" w:hAnsi=".萍方-简" w:hint="eastAsia"/>
              <w:lang w:eastAsia="zh-CN"/>
            </w:rPr>
          </w:rPrChange>
        </w:rPr>
        <w:t>公告板发送给公众或者指定方。如果有用户参与，金融协议即刻</w:t>
      </w:r>
      <w:r w:rsidR="002C559F" w:rsidRPr="0088676B">
        <w:rPr>
          <w:rFonts w:ascii=".萍方-简" w:eastAsiaTheme="minorEastAsia" w:hAnsi=".萍方-简"/>
          <w:lang w:eastAsia="zh-CN"/>
          <w:rPrChange w:id="1052"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53"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53B1CD8B" w:rsidR="002C559F" w:rsidRPr="0088676B" w:rsidRDefault="002C559F" w:rsidP="002C559F">
      <w:pPr>
        <w:pStyle w:val="ad"/>
        <w:numPr>
          <w:ilvl w:val="0"/>
          <w:numId w:val="29"/>
        </w:numPr>
        <w:rPr>
          <w:rFonts w:ascii=".萍方-简" w:eastAsiaTheme="minorEastAsia" w:hAnsi=".萍方-简"/>
          <w:lang w:eastAsia="zh-CN"/>
          <w:rPrChange w:id="105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55"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lang w:eastAsia="zh-CN"/>
          <w:rPrChange w:id="1056" w:author="Microsoft Office User" w:date="2017-08-26T15:42:00Z">
            <w:rPr>
              <w:rFonts w:ascii=".萍方-简" w:eastAsia=".萍方-简" w:hAnsi=".萍方-简"/>
              <w:lang w:eastAsia="zh-CN"/>
            </w:rPr>
          </w:rPrChange>
        </w:rPr>
        <w:t>(Asset Definition)</w:t>
      </w:r>
      <w:r w:rsidRPr="0088676B">
        <w:rPr>
          <w:rFonts w:ascii=".萍方-简" w:eastAsiaTheme="minorEastAsia" w:hAnsi=".萍方-简" w:hint="eastAsia"/>
          <w:lang w:eastAsia="zh-CN"/>
          <w:rPrChange w:id="1057"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5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9" w:author="Microsoft Office User" w:date="2017-08-26T15:42:00Z">
            <w:rPr>
              <w:rFonts w:ascii=".萍方-简" w:eastAsia=".萍方-简" w:hAnsi=".萍方-简" w:hint="eastAsia"/>
              <w:lang w:eastAsia="zh-CN"/>
            </w:rPr>
          </w:rPrChange>
        </w:rPr>
        <w:t>发起人可以定义</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流通资产和金融协议。对于保险业来说，发起人可以设计一款保险产品的属性和内容作为链中流通资产。</w:t>
      </w:r>
    </w:p>
    <w:p w14:paraId="2AAD92B0" w14:textId="64E0571E" w:rsidR="002C559F" w:rsidRPr="0088676B" w:rsidRDefault="002C559F" w:rsidP="002C559F">
      <w:pPr>
        <w:pStyle w:val="ad"/>
        <w:numPr>
          <w:ilvl w:val="0"/>
          <w:numId w:val="29"/>
        </w:numPr>
        <w:rPr>
          <w:rFonts w:ascii=".萍方-简" w:eastAsiaTheme="minorEastAsia" w:hAnsi=".萍方-简"/>
          <w:lang w:eastAsia="zh-CN"/>
          <w:rPrChange w:id="106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2"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lang w:eastAsia="zh-CN"/>
          <w:rPrChange w:id="1063" w:author="Microsoft Office User" w:date="2017-08-26T15:42:00Z">
            <w:rPr>
              <w:rFonts w:ascii=".萍方-简" w:eastAsia=".萍方-简" w:hAnsi=".萍方-简"/>
              <w:lang w:eastAsia="zh-CN"/>
            </w:rPr>
          </w:rPrChange>
        </w:rPr>
        <w:t>(Participant Definition)</w:t>
      </w:r>
      <w:r w:rsidRPr="0088676B">
        <w:rPr>
          <w:rFonts w:ascii=".萍方-简" w:eastAsiaTheme="minorEastAsia" w:hAnsi=".萍方-简" w:hint="eastAsia"/>
          <w:lang w:eastAsia="zh-CN"/>
          <w:rPrChange w:id="1064" w:author="Microsoft Office User" w:date="2017-08-26T15:42:00Z">
            <w:rPr>
              <w:rFonts w:ascii=".萍方-简" w:eastAsia=".萍方-简" w:hAnsi=".萍方-简" w:hint="eastAsia"/>
              <w:lang w:eastAsia="zh-CN"/>
            </w:rPr>
          </w:rPrChange>
        </w:rPr>
        <w:t>：发起人定义协议或者产品的参与方，可以是对公众，群体或者</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65" w:author="Microsoft Office User" w:date="2017-08-26T15:42:00Z">
            <w:rPr>
              <w:rFonts w:ascii=".萍方-简" w:eastAsia=".萍方-简" w:hAnsi=".萍方-简" w:hint="eastAsia"/>
              <w:lang w:eastAsia="zh-CN"/>
            </w:rPr>
          </w:rPrChange>
        </w:rPr>
        <w:t>中的个人发售。</w:t>
      </w:r>
    </w:p>
    <w:p w14:paraId="5FE12F65" w14:textId="77777777" w:rsidR="002C559F" w:rsidRPr="0088676B" w:rsidRDefault="002C559F" w:rsidP="002C559F">
      <w:pPr>
        <w:pStyle w:val="ad"/>
        <w:numPr>
          <w:ilvl w:val="0"/>
          <w:numId w:val="29"/>
        </w:numPr>
        <w:rPr>
          <w:rFonts w:ascii=".萍方-简" w:eastAsiaTheme="minorEastAsia" w:hAnsi=".萍方-简"/>
          <w:lang w:eastAsia="zh-CN"/>
          <w:rPrChange w:id="10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7"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lang w:eastAsia="zh-CN"/>
          <w:rPrChange w:id="1068" w:author="Microsoft Office User" w:date="2017-08-26T15:42:00Z">
            <w:rPr>
              <w:rFonts w:ascii=".萍方-简" w:eastAsia=".萍方-简" w:hAnsi=".萍方-简"/>
              <w:lang w:eastAsia="zh-CN"/>
            </w:rPr>
          </w:rPrChange>
        </w:rPr>
        <w:t xml:space="preserve">(Access Control):  </w:t>
      </w:r>
      <w:r w:rsidRPr="0088676B">
        <w:rPr>
          <w:rFonts w:ascii=".萍方-简" w:eastAsiaTheme="minorEastAsia" w:hAnsi=".萍方-简" w:hint="eastAsia"/>
          <w:lang w:eastAsia="zh-CN"/>
          <w:rPrChange w:id="1069"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26868904" w:rsidR="002C559F" w:rsidRPr="0088676B" w:rsidRDefault="002C559F" w:rsidP="002C559F">
      <w:pPr>
        <w:pStyle w:val="ad"/>
        <w:numPr>
          <w:ilvl w:val="0"/>
          <w:numId w:val="29"/>
        </w:numPr>
        <w:rPr>
          <w:rFonts w:ascii=".萍方-简" w:eastAsiaTheme="minorEastAsia" w:hAnsi=".萍方-简"/>
          <w:lang w:eastAsia="zh-CN"/>
          <w:rPrChange w:id="10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1"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lang w:eastAsia="zh-CN"/>
          <w:rPrChange w:id="1072" w:author="Microsoft Office User" w:date="2017-08-26T15:42:00Z">
            <w:rPr>
              <w:rFonts w:ascii=".萍方-简" w:eastAsia=".萍方-简" w:hAnsi=".萍方-简"/>
              <w:lang w:eastAsia="zh-CN"/>
            </w:rPr>
          </w:rPrChange>
        </w:rPr>
        <w:t xml:space="preserve">(Core Transaction):  </w:t>
      </w:r>
      <w:r w:rsidRPr="0088676B">
        <w:rPr>
          <w:rFonts w:ascii=".萍方-简" w:eastAsiaTheme="minorEastAsia" w:hAnsi=".萍方-简" w:hint="eastAsia"/>
          <w:lang w:eastAsia="zh-CN"/>
          <w:rPrChange w:id="1073" w:author="Microsoft Office User" w:date="2017-08-26T15:42:00Z">
            <w:rPr>
              <w:rFonts w:ascii=".萍方-简" w:eastAsia=".萍方-简" w:hAnsi=".萍方-简" w:hint="eastAsia"/>
              <w:lang w:eastAsia="zh-CN"/>
            </w:rPr>
          </w:rPrChange>
        </w:rPr>
        <w:t>金融产品或者协议的执行方式，这是各个金融产品在</w:t>
      </w:r>
      <w:ins w:id="1074" w:author="gavinzheng" w:date="2017-08-28T01:32:00Z">
        <w:r w:rsidR="006105B3">
          <w:rPr>
            <w:rFonts w:ascii=".萍方-简" w:eastAsiaTheme="minorEastAsia" w:hAnsi=".萍方-简" w:hint="eastAsia"/>
            <w:lang w:eastAsia="zh-CN"/>
          </w:rPr>
          <w:t>相互链</w:t>
        </w:r>
      </w:ins>
      <w:del w:id="1075" w:author="gavinzheng" w:date="2017-08-28T01:32:00Z">
        <w:r w:rsidRPr="0088676B" w:rsidDel="006105B3">
          <w:rPr>
            <w:rFonts w:ascii=".萍方-简" w:eastAsiaTheme="minorEastAsia" w:hAnsi=".萍方-简" w:hint="eastAsia"/>
            <w:lang w:eastAsia="zh-CN"/>
            <w:rPrChange w:id="1076" w:author="Microsoft Office User" w:date="2017-08-26T15:42:00Z">
              <w:rPr>
                <w:rFonts w:ascii=".萍方-简" w:eastAsia=".萍方-简" w:hAnsi=".萍方-简" w:hint="eastAsia"/>
                <w:lang w:eastAsia="zh-CN"/>
              </w:rPr>
            </w:rPrChange>
          </w:rPr>
          <w:delText>互助连</w:delText>
        </w:r>
      </w:del>
      <w:r w:rsidRPr="0088676B">
        <w:rPr>
          <w:rFonts w:ascii=".萍方-简" w:eastAsiaTheme="minorEastAsia" w:hAnsi=".萍方-简" w:hint="eastAsia"/>
          <w:lang w:eastAsia="zh-CN"/>
          <w:rPrChange w:id="1077" w:author="Microsoft Office User" w:date="2017-08-26T15:42:00Z">
            <w:rPr>
              <w:rFonts w:ascii=".萍方-简" w:eastAsia=".萍方-简" w:hAnsi=".萍方-简" w:hint="eastAsia"/>
              <w:lang w:eastAsia="zh-CN"/>
            </w:rPr>
          </w:rPrChange>
        </w:rPr>
        <w:t>中的核心交易流程以及保证，以智能合约的形式在</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78" w:author="Microsoft Office User" w:date="2017-08-26T15:42:00Z">
            <w:rPr>
              <w:rFonts w:ascii=".萍方-简" w:eastAsia=".萍方-简" w:hAnsi=".萍方-简" w:hint="eastAsia"/>
              <w:lang w:eastAsia="zh-CN"/>
            </w:rPr>
          </w:rPrChange>
        </w:rPr>
        <w:t>中执行。</w:t>
      </w:r>
    </w:p>
    <w:p w14:paraId="36652CDC" w14:textId="77777777" w:rsidR="002C559F" w:rsidRPr="0088676B" w:rsidRDefault="002C559F" w:rsidP="002C559F">
      <w:pPr>
        <w:pStyle w:val="ad"/>
        <w:numPr>
          <w:ilvl w:val="0"/>
          <w:numId w:val="29"/>
        </w:numPr>
        <w:rPr>
          <w:rFonts w:ascii=".萍方-简" w:eastAsiaTheme="minorEastAsia" w:hAnsi=".萍方-简"/>
          <w:lang w:eastAsia="zh-CN"/>
          <w:rPrChange w:id="107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共联</w:t>
      </w:r>
      <w:r w:rsidRPr="0088676B">
        <w:rPr>
          <w:rFonts w:ascii=".萍方-简" w:eastAsiaTheme="minorEastAsia" w:hAnsi=".萍方-简"/>
          <w:lang w:eastAsia="zh-CN"/>
          <w:rPrChange w:id="1081" w:author="Microsoft Office User" w:date="2017-08-26T15:42:00Z">
            <w:rPr>
              <w:rFonts w:ascii=".萍方-简" w:eastAsia=".萍方-简" w:hAnsi=".萍方-简"/>
              <w:lang w:eastAsia="zh-CN"/>
            </w:rPr>
          </w:rPrChange>
        </w:rPr>
        <w:t>(Connector)</w:t>
      </w:r>
      <w:r w:rsidRPr="0088676B">
        <w:rPr>
          <w:rFonts w:ascii=".萍方-简" w:eastAsiaTheme="minorEastAsia" w:hAnsi=".萍方-简" w:hint="eastAsia"/>
          <w:lang w:eastAsia="zh-CN"/>
          <w:rPrChange w:id="1082"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ad"/>
        <w:rPr>
          <w:rFonts w:eastAsiaTheme="minorEastAsia"/>
          <w:lang w:eastAsia="zh-CN"/>
        </w:rPr>
      </w:pPr>
    </w:p>
    <w:p w14:paraId="02FCE0CD" w14:textId="0AD249C1" w:rsidR="00061922" w:rsidRDefault="00061922" w:rsidP="006400C7">
      <w:pPr>
        <w:rPr>
          <w:ins w:id="1083" w:author="gavinzheng" w:date="2017-08-28T01:55:00Z"/>
          <w:rFonts w:eastAsiaTheme="minorEastAsia"/>
          <w:lang w:eastAsia="zh-CN"/>
        </w:rPr>
      </w:pPr>
    </w:p>
    <w:p w14:paraId="40642411" w14:textId="7A16B920" w:rsidR="00191034" w:rsidRDefault="00191034" w:rsidP="006400C7">
      <w:pPr>
        <w:rPr>
          <w:ins w:id="1084" w:author="gavinzheng" w:date="2017-08-28T01:55:00Z"/>
          <w:rFonts w:eastAsiaTheme="minorEastAsia"/>
          <w:lang w:eastAsia="zh-CN"/>
        </w:rPr>
      </w:pPr>
    </w:p>
    <w:p w14:paraId="54C90B64" w14:textId="3FC6E474" w:rsidR="00191034" w:rsidRDefault="00191034" w:rsidP="006400C7">
      <w:pPr>
        <w:rPr>
          <w:ins w:id="1085" w:author="gavinzheng" w:date="2017-08-28T01:55:00Z"/>
          <w:rFonts w:eastAsiaTheme="minorEastAsia"/>
          <w:lang w:eastAsia="zh-CN"/>
        </w:rPr>
      </w:pPr>
    </w:p>
    <w:p w14:paraId="4C3709E9" w14:textId="76840C54" w:rsidR="00191034" w:rsidRPr="0088676B" w:rsidDel="00191034" w:rsidRDefault="00191034" w:rsidP="006400C7">
      <w:pPr>
        <w:rPr>
          <w:del w:id="1086" w:author="gavinzheng" w:date="2017-08-28T01:55:00Z"/>
          <w:rFonts w:eastAsiaTheme="minorEastAsia"/>
          <w:lang w:eastAsia="zh-CN"/>
        </w:rPr>
      </w:pPr>
    </w:p>
    <w:p w14:paraId="3A48C1AF" w14:textId="42D9E6CE" w:rsidR="00061922" w:rsidRPr="0088676B" w:rsidDel="00191034" w:rsidRDefault="00061922" w:rsidP="006400C7">
      <w:pPr>
        <w:rPr>
          <w:del w:id="1087" w:author="gavinzheng" w:date="2017-08-28T01:55:00Z"/>
          <w:rFonts w:eastAsiaTheme="minorEastAsia"/>
          <w:lang w:eastAsia="zh-CN"/>
        </w:rPr>
      </w:pPr>
    </w:p>
    <w:p w14:paraId="143B2CAC" w14:textId="77777777" w:rsidR="00061922" w:rsidRPr="0088676B" w:rsidRDefault="00061922" w:rsidP="006400C7">
      <w:pPr>
        <w:rPr>
          <w:rFonts w:eastAsiaTheme="minorEastAsia"/>
          <w:lang w:eastAsia="zh-CN"/>
        </w:rPr>
      </w:pPr>
    </w:p>
    <w:p w14:paraId="3D2D81A6" w14:textId="77777777" w:rsidR="00061922" w:rsidRPr="0088676B" w:rsidRDefault="00061922" w:rsidP="006400C7">
      <w:pPr>
        <w:rPr>
          <w:rFonts w:eastAsiaTheme="minorEastAsia"/>
          <w:lang w:eastAsia="zh-CN"/>
        </w:rPr>
      </w:pPr>
    </w:p>
    <w:p w14:paraId="15D39BDE" w14:textId="77777777" w:rsidR="00061922" w:rsidRPr="0088676B" w:rsidRDefault="00061922" w:rsidP="006400C7">
      <w:pPr>
        <w:rPr>
          <w:rFonts w:eastAsiaTheme="minorEastAsia"/>
          <w:lang w:eastAsia="zh-CN"/>
        </w:rPr>
      </w:pPr>
    </w:p>
    <w:p w14:paraId="720F4FF7" w14:textId="77777777" w:rsidR="00061922" w:rsidRPr="0088676B" w:rsidRDefault="00061922" w:rsidP="006400C7">
      <w:pPr>
        <w:rPr>
          <w:rFonts w:eastAsiaTheme="minorEastAsia"/>
          <w:lang w:eastAsia="zh-CN"/>
        </w:rPr>
      </w:pPr>
    </w:p>
    <w:p w14:paraId="507B9909" w14:textId="77777777" w:rsidR="00061922" w:rsidRPr="0088676B" w:rsidRDefault="00061922" w:rsidP="006400C7">
      <w:pPr>
        <w:rPr>
          <w:rFonts w:eastAsiaTheme="minorEastAsia"/>
          <w:lang w:eastAsia="zh-CN"/>
        </w:rPr>
      </w:pPr>
    </w:p>
    <w:p w14:paraId="30AAD419" w14:textId="77777777" w:rsidR="00061922" w:rsidRPr="0088676B" w:rsidRDefault="00061922" w:rsidP="006400C7">
      <w:pPr>
        <w:rPr>
          <w:rFonts w:eastAsiaTheme="minorEastAsia"/>
          <w:lang w:eastAsia="zh-CN"/>
        </w:rPr>
      </w:pPr>
    </w:p>
    <w:p w14:paraId="24979727" w14:textId="77777777" w:rsidR="00061922" w:rsidRPr="0088676B" w:rsidRDefault="00061922" w:rsidP="006400C7">
      <w:pPr>
        <w:rPr>
          <w:rFonts w:eastAsiaTheme="minorEastAsia"/>
          <w:lang w:eastAsia="zh-CN"/>
        </w:rPr>
      </w:pPr>
    </w:p>
    <w:p w14:paraId="668E855D" w14:textId="5485657E" w:rsidR="00061922" w:rsidRPr="0088676B" w:rsidRDefault="00191034" w:rsidP="006400C7">
      <w:pPr>
        <w:rPr>
          <w:rFonts w:eastAsiaTheme="minorEastAsia"/>
          <w:lang w:eastAsia="zh-CN"/>
        </w:rPr>
      </w:pPr>
      <w:ins w:id="1088" w:author="gavinzheng" w:date="2017-08-28T01:55:00Z">
        <w:r>
          <w:rPr>
            <w:noProof/>
          </w:rPr>
          <w:drawing>
            <wp:inline distT="0" distB="0" distL="0" distR="0" wp14:anchorId="1C936CC4" wp14:editId="6CC4D49C">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100"/>
                      </a:xfrm>
                      <a:prstGeom prst="rect">
                        <a:avLst/>
                      </a:prstGeom>
                    </pic:spPr>
                  </pic:pic>
                </a:graphicData>
              </a:graphic>
            </wp:inline>
          </w:drawing>
        </w:r>
      </w:ins>
      <w:commentRangeStart w:id="1089"/>
      <w:del w:id="1090" w:author="gavinzheng" w:date="2017-08-28T01:50:00Z">
        <w:r w:rsidR="006A6F23" w:rsidRPr="00DE6D50" w:rsidDel="00191034">
          <w:rPr>
            <w:rFonts w:eastAsiaTheme="minorEastAsia"/>
            <w:noProof/>
            <w:lang w:eastAsia="zh-CN"/>
          </w:rPr>
          <w:drawing>
            <wp:inline distT="0" distB="0" distL="0" distR="0" wp14:anchorId="1F987969" wp14:editId="0FB9C752">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del>
      <w:commentRangeEnd w:id="1089"/>
      <w:r w:rsidR="002F514E">
        <w:rPr>
          <w:rStyle w:val="af"/>
        </w:rPr>
        <w:commentReference w:id="1089"/>
      </w:r>
    </w:p>
    <w:p w14:paraId="071650D7" w14:textId="7E27F9EE" w:rsidR="00191034" w:rsidRDefault="00191034" w:rsidP="006400C7">
      <w:pPr>
        <w:rPr>
          <w:ins w:id="1091" w:author="gavinzheng" w:date="2017-08-28T01:52:00Z"/>
          <w:rFonts w:eastAsiaTheme="minorEastAsia"/>
          <w:lang w:eastAsia="zh-CN"/>
        </w:rPr>
      </w:pPr>
    </w:p>
    <w:p w14:paraId="5EAC17A5" w14:textId="77777777" w:rsidR="00191034" w:rsidRPr="0088676B" w:rsidRDefault="00191034" w:rsidP="006400C7">
      <w:pPr>
        <w:rPr>
          <w:rFonts w:eastAsiaTheme="minorEastAsia"/>
          <w:lang w:eastAsia="zh-CN"/>
        </w:rPr>
      </w:pPr>
    </w:p>
    <w:p w14:paraId="4E0928F4" w14:textId="18066ADB" w:rsidR="006A6F23" w:rsidRPr="0088676B" w:rsidRDefault="002F514E" w:rsidP="006A6F23">
      <w:pPr>
        <w:pStyle w:val="2"/>
        <w:ind w:left="720" w:hanging="720"/>
        <w:rPr>
          <w:rFonts w:ascii=".萍方-简" w:eastAsiaTheme="minorEastAsia" w:hAnsi=".萍方-简"/>
          <w:lang w:eastAsia="zh-CN"/>
          <w:rPrChange w:id="1092" w:author="Microsoft Office User" w:date="2017-08-26T15:42:00Z">
            <w:rPr>
              <w:rFonts w:ascii=".萍方-简" w:eastAsia=".萍方-简" w:hAnsi=".萍方-简"/>
              <w:lang w:eastAsia="zh-CN"/>
            </w:rPr>
          </w:rPrChange>
        </w:rPr>
      </w:pPr>
      <w:ins w:id="1093" w:author="gavinzheng" w:date="2017-08-28T01:37:00Z">
        <w:r>
          <w:rPr>
            <w:rFonts w:ascii=".萍方-简" w:eastAsiaTheme="minorEastAsia" w:hAnsi=".萍方-简" w:hint="eastAsia"/>
            <w:lang w:eastAsia="zh-CN"/>
          </w:rPr>
          <w:t>相互链（</w:t>
        </w:r>
      </w:ins>
      <w:r w:rsidR="006A6F23" w:rsidRPr="0088676B">
        <w:rPr>
          <w:rFonts w:ascii=".萍方-简" w:eastAsiaTheme="minorEastAsia" w:hAnsi=".萍方-简"/>
          <w:lang w:eastAsia="zh-CN"/>
          <w:rPrChange w:id="1094" w:author="Microsoft Office User" w:date="2017-08-26T15:42:00Z">
            <w:rPr>
              <w:rFonts w:ascii=".萍方-简" w:eastAsia=".萍方-简" w:hAnsi=".萍方-简"/>
              <w:lang w:eastAsia="zh-CN"/>
            </w:rPr>
          </w:rPrChange>
        </w:rPr>
        <w:t>Mutual Chain</w:t>
      </w:r>
      <w:ins w:id="1095" w:author="gavinzheng" w:date="2017-08-28T01:37:00Z">
        <w:r>
          <w:rPr>
            <w:rFonts w:ascii=".萍方-简" w:eastAsiaTheme="minorEastAsia" w:hAnsi=".萍方-简" w:hint="eastAsia"/>
            <w:lang w:eastAsia="zh-CN"/>
          </w:rPr>
          <w:t>）</w:t>
        </w:r>
      </w:ins>
      <w:r w:rsidR="006A6F23" w:rsidRPr="0088676B">
        <w:rPr>
          <w:rFonts w:ascii=".萍方-简" w:eastAsiaTheme="minorEastAsia" w:hAnsi=".萍方-简" w:hint="eastAsia"/>
          <w:lang w:eastAsia="zh-CN"/>
          <w:rPrChange w:id="1096" w:author="Microsoft Office User" w:date="2017-08-26T15:42:00Z">
            <w:rPr>
              <w:rFonts w:ascii=".萍方-简" w:eastAsia=".萍方-简" w:hAnsi=".萍方-简" w:hint="eastAsia"/>
              <w:lang w:eastAsia="zh-CN"/>
            </w:rPr>
          </w:rPrChange>
        </w:rPr>
        <w:t>的区块链中间件</w:t>
      </w:r>
    </w:p>
    <w:p w14:paraId="684B8C98" w14:textId="746DE8C5" w:rsidR="00061922" w:rsidRPr="0088676B" w:rsidRDefault="002F514E" w:rsidP="006400C7">
      <w:pPr>
        <w:rPr>
          <w:rFonts w:ascii=".萍方-简" w:eastAsiaTheme="minorEastAsia" w:hAnsi=".萍方-简"/>
          <w:lang w:eastAsia="zh-CN"/>
          <w:rPrChange w:id="1097" w:author="Microsoft Office User" w:date="2017-08-26T15:42:00Z">
            <w:rPr>
              <w:rFonts w:ascii=".萍方-简" w:eastAsia=".萍方-简" w:hAnsi=".萍方-简"/>
              <w:lang w:eastAsia="zh-CN"/>
            </w:rPr>
          </w:rPrChange>
        </w:rPr>
      </w:pPr>
      <w:ins w:id="1098" w:author="gavinzheng" w:date="2017-08-28T01:37:00Z">
        <w:r>
          <w:rPr>
            <w:rFonts w:ascii=".萍方-简" w:eastAsiaTheme="minorEastAsia" w:hAnsi=".萍方-简" w:hint="eastAsia"/>
            <w:lang w:eastAsia="zh-CN"/>
          </w:rPr>
          <w:t>相互链（</w:t>
        </w:r>
      </w:ins>
      <w:r w:rsidR="006A6F23" w:rsidRPr="0088676B">
        <w:rPr>
          <w:rFonts w:ascii=".萍方-简" w:eastAsiaTheme="minorEastAsia" w:hAnsi=".萍方-简"/>
          <w:lang w:eastAsia="zh-CN"/>
          <w:rPrChange w:id="1099" w:author="Microsoft Office User" w:date="2017-08-26T15:42:00Z">
            <w:rPr>
              <w:rFonts w:ascii=".萍方-简" w:eastAsia=".萍方-简" w:hAnsi=".萍方-简"/>
              <w:lang w:eastAsia="zh-CN"/>
            </w:rPr>
          </w:rPrChange>
        </w:rPr>
        <w:t>Mutual Chain</w:t>
      </w:r>
      <w:ins w:id="1100" w:author="gavinzheng" w:date="2017-08-28T01:37:00Z">
        <w:r>
          <w:rPr>
            <w:rFonts w:ascii=".萍方-简" w:eastAsiaTheme="minorEastAsia" w:hAnsi=".萍方-简" w:hint="eastAsia"/>
            <w:lang w:eastAsia="zh-CN"/>
          </w:rPr>
          <w:t>）</w:t>
        </w:r>
      </w:ins>
      <w:r w:rsidR="006A6F23" w:rsidRPr="0088676B">
        <w:rPr>
          <w:rFonts w:ascii=".萍方-简" w:eastAsiaTheme="minorEastAsia" w:hAnsi=".萍方-简" w:hint="eastAsia"/>
          <w:lang w:eastAsia="zh-CN"/>
          <w:rPrChange w:id="1101" w:author="Microsoft Office User" w:date="2017-08-26T15:42:00Z">
            <w:rPr>
              <w:rFonts w:ascii=".萍方-简" w:eastAsia=".萍方-简" w:hAnsi=".萍方-简" w:hint="eastAsia"/>
              <w:lang w:eastAsia="zh-CN"/>
            </w:rPr>
          </w:rPrChange>
        </w:rPr>
        <w:t>区块链中间件是帮助企业和商业用户创建，设计，定制，运营自己的</w:t>
      </w:r>
      <w:r w:rsidR="002B215F">
        <w:rPr>
          <w:rFonts w:ascii=".萍方-简" w:eastAsiaTheme="minorEastAsia" w:hAnsi=".萍方-简" w:hint="eastAsia"/>
          <w:lang w:eastAsia="zh-CN"/>
        </w:rPr>
        <w:t>相互链</w:t>
      </w:r>
      <w:r w:rsidR="006A6F23" w:rsidRPr="0088676B">
        <w:rPr>
          <w:rFonts w:ascii=".萍方-简" w:eastAsiaTheme="minorEastAsia" w:hAnsi=".萍方-简" w:hint="eastAsia"/>
          <w:lang w:eastAsia="zh-CN"/>
          <w:rPrChange w:id="1102" w:author="Microsoft Office User" w:date="2017-08-26T15:42:00Z">
            <w:rPr>
              <w:rFonts w:ascii=".萍方-简" w:eastAsia=".萍方-简" w:hAnsi=".萍方-简" w:hint="eastAsia"/>
              <w:lang w:eastAsia="zh-CN"/>
            </w:rPr>
          </w:rPrChange>
        </w:rPr>
        <w:t>而使用的企业级区块链应用产品。在</w:t>
      </w:r>
      <w:r w:rsidR="00DB6205" w:rsidRPr="0088676B">
        <w:rPr>
          <w:rFonts w:ascii=".萍方-简" w:eastAsiaTheme="minorEastAsia" w:hAnsi=".萍方-简" w:hint="eastAsia"/>
          <w:lang w:eastAsia="zh-CN"/>
          <w:rPrChange w:id="1103"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w:t>
      </w:r>
      <w:ins w:id="1104" w:author="gavinzheng" w:date="2017-08-28T01:37:00Z">
        <w:r>
          <w:rPr>
            <w:rFonts w:ascii=".萍方-简" w:eastAsiaTheme="minorEastAsia" w:hAnsi=".萍方-简" w:hint="eastAsia"/>
            <w:lang w:eastAsia="zh-CN"/>
          </w:rPr>
          <w:t>会</w:t>
        </w:r>
      </w:ins>
      <w:del w:id="1105" w:author="gavinzheng" w:date="2017-08-28T01:37:00Z">
        <w:r w:rsidR="00DB6205" w:rsidRPr="0088676B" w:rsidDel="002F514E">
          <w:rPr>
            <w:rFonts w:ascii=".萍方-简" w:eastAsiaTheme="minorEastAsia" w:hAnsi=".萍方-简" w:hint="eastAsia"/>
            <w:lang w:eastAsia="zh-CN"/>
            <w:rPrChange w:id="1106" w:author="Microsoft Office User" w:date="2017-08-26T15:42:00Z">
              <w:rPr>
                <w:rFonts w:ascii=".萍方-简" w:eastAsia=".萍方-简" w:hAnsi=".萍方-简" w:hint="eastAsia"/>
                <w:lang w:eastAsia="zh-CN"/>
              </w:rPr>
            </w:rPrChange>
          </w:rPr>
          <w:delText>回</w:delText>
        </w:r>
      </w:del>
      <w:r w:rsidR="00DB6205" w:rsidRPr="0088676B">
        <w:rPr>
          <w:rFonts w:ascii=".萍方-简" w:eastAsiaTheme="minorEastAsia" w:hAnsi=".萍方-简" w:hint="eastAsia"/>
          <w:lang w:eastAsia="zh-CN"/>
          <w:rPrChange w:id="1107" w:author="Microsoft Office User" w:date="2017-08-26T15:42:00Z">
            <w:rPr>
              <w:rFonts w:ascii=".萍方-简" w:eastAsia=".萍方-简" w:hAnsi=".萍方-简" w:hint="eastAsia"/>
              <w:lang w:eastAsia="zh-CN"/>
            </w:rPr>
          </w:rPrChange>
        </w:rPr>
        <w:t>因为有区块链中间件而大大的降低研发和运营成本，提高价值网络流转效率。</w:t>
      </w:r>
    </w:p>
    <w:p w14:paraId="355D97F5" w14:textId="7EE5C3EB" w:rsidR="00156B04" w:rsidRPr="00A60611" w:rsidRDefault="00A60611" w:rsidP="006400C7">
      <w:pPr>
        <w:rPr>
          <w:rFonts w:eastAsiaTheme="minorEastAsia"/>
          <w:color w:val="FF0000"/>
          <w:lang w:eastAsia="zh-CN"/>
        </w:rPr>
      </w:pPr>
      <w:r w:rsidRPr="00A60611">
        <w:rPr>
          <w:rFonts w:eastAsiaTheme="minorEastAsia" w:hint="eastAsia"/>
          <w:color w:val="FF0000"/>
          <w:lang w:eastAsia="zh-CN"/>
        </w:rPr>
        <w:t>（</w:t>
      </w:r>
      <w:r w:rsidRPr="00A60611">
        <w:rPr>
          <w:rFonts w:eastAsiaTheme="minorEastAsia" w:hint="eastAsia"/>
          <w:color w:val="FF0000"/>
          <w:lang w:eastAsia="zh-CN"/>
        </w:rPr>
        <w:t>2.2</w:t>
      </w:r>
      <w:r w:rsidRPr="00A60611">
        <w:rPr>
          <w:rFonts w:eastAsiaTheme="minorEastAsia"/>
          <w:color w:val="FF0000"/>
          <w:lang w:eastAsia="zh-CN"/>
        </w:rPr>
        <w:t xml:space="preserve"> </w:t>
      </w:r>
      <w:r w:rsidRPr="00A60611">
        <w:rPr>
          <w:rFonts w:eastAsiaTheme="minorEastAsia" w:hint="eastAsia"/>
          <w:color w:val="FF0000"/>
          <w:lang w:eastAsia="zh-CN"/>
        </w:rPr>
        <w:t>把各个模块做延展阐述）</w:t>
      </w:r>
    </w:p>
    <w:p w14:paraId="629B6BB1" w14:textId="554FB4FF" w:rsidR="009744F7" w:rsidRPr="0088676B" w:rsidRDefault="002F514E" w:rsidP="006400C7">
      <w:pPr>
        <w:pStyle w:val="2"/>
        <w:ind w:left="720" w:hanging="720"/>
        <w:rPr>
          <w:rFonts w:ascii=".萍方-简" w:eastAsiaTheme="minorEastAsia" w:hAnsi=".萍方-简"/>
          <w:lang w:eastAsia="zh-CN"/>
          <w:rPrChange w:id="1108" w:author="Microsoft Office User" w:date="2017-08-26T15:42:00Z">
            <w:rPr>
              <w:rFonts w:ascii=".萍方-简" w:eastAsia=".萍方-简" w:hAnsi=".萍方-简"/>
              <w:lang w:eastAsia="zh-CN"/>
            </w:rPr>
          </w:rPrChange>
        </w:rPr>
      </w:pPr>
      <w:bookmarkStart w:id="1109" w:name="_Toc489971196"/>
      <w:ins w:id="1110" w:author="gavinzheng" w:date="2017-08-28T01:37:00Z">
        <w:r>
          <w:rPr>
            <w:rFonts w:ascii=".萍方-简" w:eastAsiaTheme="minorEastAsia" w:hAnsi=".萍方-简" w:hint="eastAsia"/>
            <w:lang w:eastAsia="zh-CN"/>
          </w:rPr>
          <w:t>相互链（</w:t>
        </w:r>
      </w:ins>
      <w:r w:rsidR="00BD72D7" w:rsidRPr="0088676B">
        <w:rPr>
          <w:rFonts w:ascii=".萍方-简" w:eastAsiaTheme="minorEastAsia" w:hAnsi=".萍方-简"/>
          <w:lang w:eastAsia="zh-CN"/>
          <w:rPrChange w:id="1111" w:author="Microsoft Office User" w:date="2017-08-26T15:42:00Z">
            <w:rPr>
              <w:rFonts w:ascii=".萍方-简" w:eastAsia=".萍方-简" w:hAnsi=".萍方-简"/>
              <w:lang w:eastAsia="zh-CN"/>
            </w:rPr>
          </w:rPrChange>
        </w:rPr>
        <w:t>Mutual Chain</w:t>
      </w:r>
      <w:ins w:id="1112" w:author="gavinzheng" w:date="2017-08-28T01:37:00Z">
        <w:r>
          <w:rPr>
            <w:rFonts w:ascii=".萍方-简" w:eastAsiaTheme="minorEastAsia" w:hAnsi=".萍方-简" w:hint="eastAsia"/>
            <w:lang w:eastAsia="zh-CN"/>
          </w:rPr>
          <w:t>）</w:t>
        </w:r>
      </w:ins>
      <w:r w:rsidR="00BD72D7" w:rsidRPr="0088676B">
        <w:rPr>
          <w:rFonts w:ascii=".萍方-简" w:eastAsiaTheme="minorEastAsia" w:hAnsi=".萍方-简" w:hint="eastAsia"/>
          <w:lang w:eastAsia="zh-CN"/>
          <w:rPrChange w:id="1113" w:author="Microsoft Office User" w:date="2017-08-26T15:42:00Z">
            <w:rPr>
              <w:rFonts w:ascii=".萍方-简" w:eastAsia=".萍方-简" w:hAnsi=".萍方-简" w:hint="eastAsia"/>
              <w:lang w:eastAsia="zh-CN"/>
            </w:rPr>
          </w:rPrChange>
        </w:rPr>
        <w:t>链式结构</w:t>
      </w:r>
      <w:bookmarkEnd w:id="1109"/>
    </w:p>
    <w:p w14:paraId="7F7F4F65" w14:textId="58335C85" w:rsidR="00312BF3" w:rsidRPr="0088676B" w:rsidRDefault="002F514E" w:rsidP="006400C7">
      <w:pPr>
        <w:rPr>
          <w:rFonts w:ascii=".萍方-简" w:eastAsiaTheme="minorEastAsia" w:hAnsi=".萍方-简"/>
          <w:lang w:eastAsia="zh-CN"/>
          <w:rPrChange w:id="1114" w:author="Microsoft Office User" w:date="2017-08-26T15:42:00Z">
            <w:rPr>
              <w:rFonts w:ascii=".萍方-简" w:eastAsia=".萍方-简" w:hAnsi=".萍方-简"/>
              <w:lang w:eastAsia="zh-CN"/>
            </w:rPr>
          </w:rPrChange>
        </w:rPr>
      </w:pPr>
      <w:ins w:id="1115" w:author="gavinzheng" w:date="2017-08-28T01:38:00Z">
        <w:r>
          <w:rPr>
            <w:rFonts w:ascii=".萍方-简" w:eastAsiaTheme="minorEastAsia" w:hAnsi=".萍方-简" w:hint="eastAsia"/>
            <w:lang w:eastAsia="zh-CN"/>
          </w:rPr>
          <w:t>相互链</w:t>
        </w:r>
      </w:ins>
      <w:del w:id="1116" w:author="gavinzheng" w:date="2017-08-28T01:38:00Z">
        <w:r w:rsidR="00312BF3" w:rsidRPr="0088676B" w:rsidDel="002F514E">
          <w:rPr>
            <w:rFonts w:ascii=".萍方-简" w:eastAsiaTheme="minorEastAsia" w:hAnsi=".萍方-简"/>
            <w:lang w:eastAsia="zh-CN"/>
            <w:rPrChange w:id="1117" w:author="Microsoft Office User" w:date="2017-08-26T15:42:00Z">
              <w:rPr>
                <w:rFonts w:ascii=".萍方-简" w:eastAsia=".萍方-简" w:hAnsi=".萍方-简"/>
                <w:lang w:eastAsia="zh-CN"/>
              </w:rPr>
            </w:rPrChange>
          </w:rPr>
          <w:delText>Mutual Chain</w:delText>
        </w:r>
      </w:del>
      <w:r w:rsidR="00312BF3" w:rsidRPr="0088676B">
        <w:rPr>
          <w:rFonts w:ascii=".萍方-简" w:eastAsiaTheme="minorEastAsia" w:hAnsi=".萍方-简" w:hint="eastAsia"/>
          <w:lang w:eastAsia="zh-CN"/>
          <w:rPrChange w:id="1118"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119"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ad"/>
        <w:numPr>
          <w:ilvl w:val="0"/>
          <w:numId w:val="21"/>
        </w:numPr>
        <w:rPr>
          <w:rFonts w:ascii=".萍方-简" w:eastAsiaTheme="minorEastAsia" w:hAnsi=".萍方-简"/>
          <w:lang w:eastAsia="zh-CN"/>
          <w:rPrChange w:id="112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21"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122"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lang w:eastAsia="zh-CN"/>
          <w:rPrChange w:id="1123" w:author="Microsoft Office User" w:date="2017-08-26T15:42:00Z">
            <w:rPr>
              <w:rFonts w:ascii=".萍方-简" w:eastAsia=".萍方-简" w:hAnsi=".萍方-简"/>
              <w:lang w:eastAsia="zh-CN"/>
            </w:rPr>
          </w:rPrChange>
        </w:rPr>
        <w:t>(configurable)</w:t>
      </w:r>
    </w:p>
    <w:p w14:paraId="435C732D" w14:textId="77777777" w:rsidR="00312BF3" w:rsidRPr="0088676B" w:rsidRDefault="00312BF3" w:rsidP="009F0864">
      <w:pPr>
        <w:pStyle w:val="ad"/>
        <w:numPr>
          <w:ilvl w:val="0"/>
          <w:numId w:val="21"/>
        </w:numPr>
        <w:rPr>
          <w:rFonts w:ascii=".萍方-简" w:eastAsiaTheme="minorEastAsia" w:hAnsi=".萍方-简"/>
          <w:lang w:eastAsia="zh-CN"/>
          <w:rPrChange w:id="11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25"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lang w:eastAsia="zh-CN"/>
          <w:rPrChange w:id="1126"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127"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ad"/>
        <w:numPr>
          <w:ilvl w:val="0"/>
          <w:numId w:val="21"/>
        </w:numPr>
        <w:rPr>
          <w:rFonts w:ascii=".萍方-简" w:eastAsiaTheme="minorEastAsia" w:hAnsi=".萍方-简"/>
          <w:lang w:eastAsia="zh-CN"/>
          <w:rPrChange w:id="112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29"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lang w:eastAsia="zh-CN"/>
          <w:rPrChange w:id="1130" w:author="Microsoft Office User" w:date="2017-08-26T15:42:00Z">
            <w:rPr>
              <w:rFonts w:ascii=".萍方-简" w:eastAsia=".萍方-简" w:hAnsi=".萍方-简"/>
              <w:lang w:eastAsia="zh-CN"/>
            </w:rPr>
          </w:rPrChange>
        </w:rPr>
        <w:t>HASH</w:t>
      </w:r>
      <w:r w:rsidRPr="0088676B">
        <w:rPr>
          <w:rFonts w:ascii=".萍方-简" w:eastAsiaTheme="minorEastAsia" w:hAnsi=".萍方-简" w:hint="eastAsia"/>
          <w:lang w:eastAsia="zh-CN"/>
          <w:rPrChange w:id="1131"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ad"/>
        <w:rPr>
          <w:rFonts w:asciiTheme="minorEastAsia" w:eastAsiaTheme="minorEastAsia" w:hAnsiTheme="minorEastAsia"/>
          <w:lang w:eastAsia="zh-CN"/>
        </w:rPr>
      </w:pPr>
    </w:p>
    <w:p w14:paraId="5B792BA5" w14:textId="597FCFAB" w:rsidR="00BD72D7" w:rsidRPr="0088676B" w:rsidRDefault="00CC2D76" w:rsidP="009744F7">
      <w:pPr>
        <w:rPr>
          <w:rFonts w:eastAsiaTheme="minorEastAsia"/>
          <w:lang w:eastAsia="zh-CN"/>
          <w:rPrChange w:id="1132" w:author="Microsoft Office User" w:date="2017-08-26T15:42:00Z">
            <w:rPr>
              <w:lang w:eastAsia="zh-CN"/>
            </w:rPr>
          </w:rPrChange>
        </w:rPr>
      </w:pPr>
      <w:del w:id="1133" w:author="gavinzheng" w:date="2017-08-28T02:01:00Z">
        <w:r w:rsidDel="00CC2D76">
          <w:rPr>
            <w:noProof/>
          </w:rPr>
          <w:drawing>
            <wp:inline distT="0" distB="0" distL="0" distR="0" wp14:anchorId="4CFE19A4" wp14:editId="4081A0B0">
              <wp:extent cx="5943600" cy="39497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9700"/>
                      </a:xfrm>
                      <a:prstGeom prst="rect">
                        <a:avLst/>
                      </a:prstGeom>
                    </pic:spPr>
                  </pic:pic>
                </a:graphicData>
              </a:graphic>
            </wp:inline>
          </w:drawing>
        </w:r>
      </w:del>
      <w:ins w:id="1134" w:author="gavinzheng" w:date="2017-08-28T02:01:00Z">
        <w:r>
          <w:rPr>
            <w:noProof/>
          </w:rPr>
          <w:drawing>
            <wp:inline distT="0" distB="0" distL="0" distR="0" wp14:anchorId="174EC11E" wp14:editId="6FE8CBDE">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9700"/>
                      </a:xfrm>
                      <a:prstGeom prst="rect">
                        <a:avLst/>
                      </a:prstGeom>
                    </pic:spPr>
                  </pic:pic>
                </a:graphicData>
              </a:graphic>
            </wp:inline>
          </w:drawing>
        </w:r>
      </w:ins>
    </w:p>
    <w:p w14:paraId="528C4E94" w14:textId="77777777" w:rsidR="00312BF3" w:rsidRPr="0088676B" w:rsidRDefault="00312BF3">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6BAF6459" w14:textId="09B6A1AA" w:rsidR="00B90262" w:rsidRPr="0088676B" w:rsidRDefault="002F514E" w:rsidP="006400C7">
      <w:pPr>
        <w:pStyle w:val="2"/>
        <w:ind w:left="720" w:hanging="720"/>
        <w:rPr>
          <w:rFonts w:ascii=".萍方-简" w:eastAsiaTheme="minorEastAsia" w:hAnsi=".萍方-简"/>
          <w:lang w:eastAsia="zh-CN"/>
          <w:rPrChange w:id="1135" w:author="Microsoft Office User" w:date="2017-08-26T15:42:00Z">
            <w:rPr>
              <w:rFonts w:ascii=".萍方-简" w:eastAsia=".萍方-简" w:hAnsi=".萍方-简"/>
              <w:lang w:eastAsia="zh-CN"/>
            </w:rPr>
          </w:rPrChange>
        </w:rPr>
      </w:pPr>
      <w:bookmarkStart w:id="1136" w:name="_Toc489971197"/>
      <w:ins w:id="1137" w:author="gavinzheng" w:date="2017-08-28T01:38:00Z">
        <w:r>
          <w:rPr>
            <w:rFonts w:ascii=".萍方-简" w:eastAsiaTheme="minorEastAsia" w:hAnsi=".萍方-简" w:hint="eastAsia"/>
            <w:lang w:eastAsia="zh-CN"/>
          </w:rPr>
          <w:lastRenderedPageBreak/>
          <w:t>相互链（</w:t>
        </w:r>
      </w:ins>
      <w:r w:rsidR="00B90262" w:rsidRPr="0088676B">
        <w:rPr>
          <w:rFonts w:ascii=".萍方-简" w:eastAsiaTheme="minorEastAsia" w:hAnsi=".萍方-简"/>
          <w:lang w:eastAsia="zh-CN"/>
          <w:rPrChange w:id="1138" w:author="Microsoft Office User" w:date="2017-08-26T15:42:00Z">
            <w:rPr>
              <w:rFonts w:ascii=".萍方-简" w:eastAsia=".萍方-简" w:hAnsi=".萍方-简"/>
              <w:lang w:eastAsia="zh-CN"/>
            </w:rPr>
          </w:rPrChange>
        </w:rPr>
        <w:t>Mutual Chain</w:t>
      </w:r>
      <w:ins w:id="1139" w:author="gavinzheng" w:date="2017-08-28T01:38:00Z">
        <w:r>
          <w:rPr>
            <w:rFonts w:ascii=".萍方-简" w:eastAsiaTheme="minorEastAsia" w:hAnsi=".萍方-简" w:hint="eastAsia"/>
            <w:lang w:eastAsia="zh-CN"/>
          </w:rPr>
          <w:t>）</w:t>
        </w:r>
      </w:ins>
      <w:r w:rsidR="00B90262" w:rsidRPr="0088676B">
        <w:rPr>
          <w:rFonts w:ascii=".萍方-简" w:eastAsiaTheme="minorEastAsia" w:hAnsi=".萍方-简" w:hint="eastAsia"/>
          <w:lang w:eastAsia="zh-CN"/>
          <w:rPrChange w:id="1140" w:author="Microsoft Office User" w:date="2017-08-26T15:42:00Z">
            <w:rPr>
              <w:rFonts w:ascii=".萍方-简" w:eastAsia=".萍方-简" w:hAnsi=".萍方-简" w:hint="eastAsia"/>
              <w:lang w:eastAsia="zh-CN"/>
            </w:rPr>
          </w:rPrChange>
        </w:rPr>
        <w:t>系统实现</w:t>
      </w:r>
      <w:r w:rsidR="00B90262" w:rsidRPr="0088676B">
        <w:rPr>
          <w:rFonts w:ascii=".萍方-简" w:eastAsiaTheme="minorEastAsia" w:hAnsi=".萍方-简"/>
          <w:lang w:eastAsia="zh-CN"/>
          <w:rPrChange w:id="1141" w:author="Microsoft Office User" w:date="2017-08-26T15:42:00Z">
            <w:rPr>
              <w:rFonts w:ascii=".萍方-简" w:eastAsia=".萍方-简" w:hAnsi=".萍方-简"/>
              <w:lang w:eastAsia="zh-CN"/>
            </w:rPr>
          </w:rPrChange>
        </w:rPr>
        <w:t xml:space="preserve"> </w:t>
      </w:r>
      <w:r w:rsidR="00B90262" w:rsidRPr="0088676B">
        <w:rPr>
          <w:rFonts w:ascii=".萍方-简" w:eastAsiaTheme="minorEastAsia" w:hAnsi=".萍方-简" w:cs="Arial Unicode MS" w:hint="eastAsia"/>
          <w:cs/>
          <w:lang w:eastAsia="zh-CN" w:bidi="mr-IN"/>
          <w:rPrChange w:id="1142" w:author="Microsoft Office User" w:date="2017-08-26T15:42:00Z">
            <w:rPr>
              <w:rFonts w:ascii=".萍方-简" w:eastAsia=".萍方-简" w:hAnsi=".萍方-简" w:cs="Arial Unicode MS" w:hint="eastAsia"/>
              <w:cs/>
              <w:lang w:eastAsia="zh-CN" w:bidi="mr-IN"/>
            </w:rPr>
          </w:rPrChange>
        </w:rPr>
        <w:t>–</w:t>
      </w:r>
      <w:r w:rsidR="00B90262" w:rsidRPr="0088676B">
        <w:rPr>
          <w:rFonts w:ascii=".萍方-简" w:eastAsiaTheme="minorEastAsia" w:hAnsi=".萍方-简"/>
          <w:lang w:eastAsia="zh-CN"/>
          <w:rPrChange w:id="1143" w:author="Microsoft Office User" w:date="2017-08-26T15:42:00Z">
            <w:rPr>
              <w:rFonts w:ascii=".萍方-简" w:eastAsia=".萍方-简" w:hAnsi=".萍方-简"/>
              <w:lang w:eastAsia="zh-CN"/>
            </w:rPr>
          </w:rPrChange>
        </w:rPr>
        <w:t xml:space="preserve"> </w:t>
      </w:r>
      <w:r w:rsidR="00B90262" w:rsidRPr="0088676B">
        <w:rPr>
          <w:rFonts w:ascii=".萍方-简" w:eastAsiaTheme="minorEastAsia" w:hAnsi=".萍方-简" w:hint="eastAsia"/>
          <w:lang w:eastAsia="zh-CN"/>
          <w:rPrChange w:id="1144" w:author="Microsoft Office User" w:date="2017-08-26T15:42:00Z">
            <w:rPr>
              <w:rFonts w:ascii=".萍方-简" w:eastAsia=".萍方-简" w:hAnsi=".萍方-简" w:hint="eastAsia"/>
              <w:lang w:eastAsia="zh-CN"/>
            </w:rPr>
          </w:rPrChange>
        </w:rPr>
        <w:t>数字资产计算理论设计原理</w:t>
      </w:r>
      <w:bookmarkEnd w:id="1136"/>
    </w:p>
    <w:p w14:paraId="42A98957" w14:textId="0BAC8ADA" w:rsidR="00B90262" w:rsidRPr="0088676B" w:rsidRDefault="00B90262" w:rsidP="00B90262">
      <w:pPr>
        <w:rPr>
          <w:rFonts w:eastAsiaTheme="minorEastAsia"/>
          <w:sz w:val="28"/>
          <w:szCs w:val="28"/>
          <w:lang w:eastAsia="zh-CN"/>
          <w:rPrChange w:id="1145"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146" w:author="Microsoft Office User" w:date="2017-08-26T15:42:00Z">
            <w:rPr>
              <w:rFonts w:ascii="Microsoft YaHei" w:eastAsia="Microsoft YaHei" w:hAnsi="Microsoft YaHei" w:cs="Microsoft YaHei" w:hint="eastAsia"/>
              <w:sz w:val="28"/>
              <w:szCs w:val="28"/>
              <w:lang w:eastAsia="zh-CN"/>
            </w:rPr>
          </w:rPrChange>
        </w:rPr>
        <w:t>（</w:t>
      </w:r>
      <w:ins w:id="1147" w:author="gavinzheng" w:date="2017-08-28T01:38:00Z">
        <w:r w:rsidR="002F514E" w:rsidRPr="002F514E">
          <w:rPr>
            <w:rFonts w:ascii="Microsoft YaHei" w:eastAsiaTheme="minorEastAsia" w:hAnsi="Microsoft YaHei" w:cs="Microsoft YaHei" w:hint="eastAsia"/>
            <w:sz w:val="28"/>
            <w:szCs w:val="28"/>
            <w:lang w:eastAsia="zh-CN"/>
            <w:rPrChange w:id="1148" w:author="gavinzheng" w:date="2017-08-28T01:39:00Z">
              <w:rPr>
                <w:rFonts w:ascii=".萍方-简" w:eastAsiaTheme="minorEastAsia" w:hAnsi=".萍方-简" w:hint="eastAsia"/>
                <w:lang w:eastAsia="zh-CN"/>
              </w:rPr>
            </w:rPrChange>
          </w:rPr>
          <w:t>相互链</w:t>
        </w:r>
      </w:ins>
      <w:del w:id="1149" w:author="gavinzheng" w:date="2017-08-28T01:38:00Z">
        <w:r w:rsidRPr="0088676B" w:rsidDel="002F514E">
          <w:rPr>
            <w:rFonts w:eastAsiaTheme="minorEastAsia"/>
            <w:sz w:val="28"/>
            <w:szCs w:val="28"/>
            <w:lang w:eastAsia="zh-CN"/>
            <w:rPrChange w:id="1150" w:author="Microsoft Office User" w:date="2017-08-26T15:42:00Z">
              <w:rPr>
                <w:sz w:val="28"/>
                <w:szCs w:val="28"/>
                <w:lang w:eastAsia="zh-CN"/>
              </w:rPr>
            </w:rPrChange>
          </w:rPr>
          <w:delText>Mutual Chain</w:delText>
        </w:r>
      </w:del>
      <w:r w:rsidRPr="0088676B">
        <w:rPr>
          <w:rFonts w:ascii="Microsoft YaHei" w:eastAsiaTheme="minorEastAsia" w:hAnsi="Microsoft YaHei" w:cs="Microsoft YaHei" w:hint="eastAsia"/>
          <w:sz w:val="28"/>
          <w:szCs w:val="28"/>
          <w:lang w:eastAsia="zh-CN"/>
          <w:rPrChange w:id="1151"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70CE142C" w:rsidR="00061922" w:rsidRPr="0088676B" w:rsidRDefault="002F514E" w:rsidP="00061922">
      <w:pPr>
        <w:rPr>
          <w:rFonts w:eastAsiaTheme="minorEastAsia"/>
          <w:lang w:eastAsia="zh-CN"/>
          <w:rPrChange w:id="1152" w:author="Microsoft Office User" w:date="2017-08-26T15:42:00Z">
            <w:rPr>
              <w:lang w:eastAsia="zh-CN"/>
            </w:rPr>
          </w:rPrChange>
        </w:rPr>
      </w:pPr>
      <w:ins w:id="1153" w:author="gavinzheng" w:date="2017-08-28T01:38:00Z">
        <w:r w:rsidRPr="002F514E">
          <w:rPr>
            <w:rFonts w:ascii="Microsoft YaHei" w:eastAsiaTheme="minorEastAsia" w:hAnsi="Microsoft YaHei" w:cs="Microsoft YaHei" w:hint="eastAsia"/>
            <w:lang w:eastAsia="zh-CN"/>
            <w:rPrChange w:id="1154" w:author="gavinzheng" w:date="2017-08-28T01:39:00Z">
              <w:rPr>
                <w:rFonts w:ascii=".萍方-简" w:eastAsiaTheme="minorEastAsia" w:hAnsi=".萍方-简" w:hint="eastAsia"/>
                <w:lang w:eastAsia="zh-CN"/>
              </w:rPr>
            </w:rPrChange>
          </w:rPr>
          <w:t>相互链</w:t>
        </w:r>
      </w:ins>
      <w:del w:id="1155" w:author="gavinzheng" w:date="2017-08-28T01:38:00Z">
        <w:r w:rsidR="00B90262" w:rsidRPr="0088676B" w:rsidDel="002F514E">
          <w:rPr>
            <w:rFonts w:eastAsiaTheme="minorEastAsia"/>
            <w:lang w:eastAsia="zh-CN"/>
            <w:rPrChange w:id="1156" w:author="Microsoft Office User" w:date="2017-08-26T15:42:00Z">
              <w:rPr>
                <w:lang w:eastAsia="zh-CN"/>
              </w:rPr>
            </w:rPrChange>
          </w:rPr>
          <w:delText>Mutual Chain</w:delText>
        </w:r>
      </w:del>
      <w:r w:rsidR="00B90262" w:rsidRPr="0088676B">
        <w:rPr>
          <w:rFonts w:ascii="Microsoft YaHei" w:eastAsiaTheme="minorEastAsia" w:hAnsi="Microsoft YaHei" w:cs="Microsoft YaHei" w:hint="eastAsia"/>
          <w:lang w:eastAsia="zh-CN"/>
          <w:rPrChange w:id="1157"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lang w:eastAsia="zh-CN"/>
          <w:rPrChange w:id="1158" w:author="Microsoft Office User" w:date="2017-08-26T15:42:00Z">
            <w:rPr>
              <w:rFonts w:ascii="Microsoft YaHei" w:eastAsia="Microsoft YaHei" w:hAnsi="Microsoft YaHei" w:cs="Microsoft YaHei"/>
              <w:lang w:eastAsia="zh-CN"/>
            </w:rPr>
          </w:rPrChange>
        </w:rPr>
        <w:t xml:space="preserve"> </w:t>
      </w:r>
      <w:ins w:id="1159" w:author="gavinzheng" w:date="2017-08-28T02:02:00Z">
        <w:r w:rsidR="00CC2D76">
          <w:rPr>
            <w:rFonts w:eastAsiaTheme="minorEastAsia" w:hint="eastAsia"/>
            <w:lang w:eastAsia="zh-CN"/>
          </w:rPr>
          <w:t>（</w:t>
        </w:r>
      </w:ins>
      <w:del w:id="1160" w:author="gavinzheng" w:date="2017-08-28T02:02:00Z">
        <w:r w:rsidR="00061922" w:rsidRPr="0088676B" w:rsidDel="00CC2D76">
          <w:rPr>
            <w:rFonts w:eastAsiaTheme="minorEastAsia"/>
            <w:lang w:eastAsia="zh-CN"/>
            <w:rPrChange w:id="1161" w:author="Microsoft Office User" w:date="2017-08-26T15:42:00Z">
              <w:rPr>
                <w:lang w:eastAsia="zh-CN"/>
              </w:rPr>
            </w:rPrChange>
          </w:rPr>
          <w:delText xml:space="preserve">- </w:delText>
        </w:r>
      </w:del>
      <w:r w:rsidR="00061922" w:rsidRPr="0088676B">
        <w:rPr>
          <w:rFonts w:eastAsiaTheme="minorEastAsia"/>
          <w:lang w:eastAsia="zh-CN"/>
          <w:rPrChange w:id="1162" w:author="Microsoft Office User" w:date="2017-08-26T15:42:00Z">
            <w:rPr>
              <w:lang w:eastAsia="zh-CN"/>
            </w:rPr>
          </w:rPrChange>
        </w:rPr>
        <w:t xml:space="preserve">Deterministic Finite State Machine </w:t>
      </w:r>
      <w:ins w:id="1163" w:author="gavinzheng" w:date="2017-08-28T02:02:00Z">
        <w:r w:rsidR="00CC2D76">
          <w:rPr>
            <w:rFonts w:eastAsiaTheme="minorEastAsia"/>
            <w:lang w:eastAsia="zh-CN"/>
          </w:rPr>
          <w:t xml:space="preserve">- </w:t>
        </w:r>
      </w:ins>
      <w:del w:id="1164" w:author="gavinzheng" w:date="2017-08-28T02:02:00Z">
        <w:r w:rsidR="00061922" w:rsidRPr="0088676B" w:rsidDel="00CC2D76">
          <w:rPr>
            <w:rFonts w:eastAsiaTheme="minorEastAsia"/>
            <w:lang w:eastAsia="zh-CN"/>
            <w:rPrChange w:id="1165" w:author="Microsoft Office User" w:date="2017-08-26T15:42:00Z">
              <w:rPr>
                <w:lang w:eastAsia="zh-CN"/>
              </w:rPr>
            </w:rPrChange>
          </w:rPr>
          <w:delText>(</w:delText>
        </w:r>
      </w:del>
      <w:r w:rsidR="00061922" w:rsidRPr="0088676B">
        <w:rPr>
          <w:rFonts w:eastAsiaTheme="minorEastAsia"/>
          <w:lang w:eastAsia="zh-CN"/>
          <w:rPrChange w:id="1166" w:author="Microsoft Office User" w:date="2017-08-26T15:42:00Z">
            <w:rPr>
              <w:lang w:eastAsia="zh-CN"/>
            </w:rPr>
          </w:rPrChange>
        </w:rPr>
        <w:t>DFSM</w:t>
      </w:r>
      <w:del w:id="1167" w:author="gavinzheng" w:date="2017-08-28T02:02:00Z">
        <w:r w:rsidR="00061922" w:rsidRPr="0088676B" w:rsidDel="00CC2D76">
          <w:rPr>
            <w:rFonts w:eastAsiaTheme="minorEastAsia"/>
            <w:lang w:eastAsia="zh-CN"/>
            <w:rPrChange w:id="1168" w:author="Microsoft Office User" w:date="2017-08-26T15:42:00Z">
              <w:rPr>
                <w:lang w:eastAsia="zh-CN"/>
              </w:rPr>
            </w:rPrChange>
          </w:rPr>
          <w:delText>)</w:delText>
        </w:r>
      </w:del>
      <w:ins w:id="1169" w:author="gavinzheng" w:date="2017-08-28T02:02:00Z">
        <w:r w:rsidR="00CC2D76">
          <w:rPr>
            <w:rFonts w:eastAsiaTheme="minorEastAsia" w:hint="eastAsia"/>
            <w:lang w:eastAsia="zh-CN"/>
          </w:rPr>
          <w:t>）</w:t>
        </w:r>
      </w:ins>
      <w:r w:rsidR="00061922" w:rsidRPr="0088676B">
        <w:rPr>
          <w:rFonts w:eastAsiaTheme="minorEastAsia"/>
          <w:lang w:eastAsia="zh-CN"/>
          <w:rPrChange w:id="1170" w:author="Microsoft Office User" w:date="2017-08-26T15:42:00Z">
            <w:rPr>
              <w:lang w:eastAsia="zh-CN"/>
            </w:rPr>
          </w:rPrChange>
        </w:rPr>
        <w:t xml:space="preserve"> </w:t>
      </w:r>
    </w:p>
    <w:p w14:paraId="055059E1" w14:textId="77777777" w:rsidR="00061922" w:rsidRPr="0088676B" w:rsidRDefault="00B90262" w:rsidP="00061922">
      <w:pPr>
        <w:ind w:firstLine="360"/>
        <w:rPr>
          <w:rFonts w:eastAsiaTheme="minorEastAsia"/>
          <w:b/>
          <w:bCs/>
          <w:lang w:eastAsia="zh-CN"/>
        </w:rPr>
      </w:pPr>
      <w:r w:rsidRPr="0088676B">
        <w:rPr>
          <w:rFonts w:eastAsiaTheme="minorEastAsia"/>
          <w:b/>
          <w:bCs/>
          <w:lang w:eastAsia="zh-CN"/>
          <w:rPrChange w:id="1171" w:author="Microsoft Office User" w:date="2017-08-26T15:42:00Z">
            <w:rPr>
              <w:b/>
              <w:bCs/>
              <w:lang w:eastAsia="zh-CN"/>
            </w:rPr>
          </w:rPrChange>
        </w:rPr>
        <w:t xml:space="preserve">M=(Σ,S,s0,δ,F)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172"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173"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174"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175"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76"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177"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78"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179" w:author="Microsoft Office User" w:date="2017-08-26T15:42:00Z">
            <w:rPr>
              <w:lang w:eastAsia="zh-CN"/>
            </w:rPr>
          </w:rPrChange>
        </w:rPr>
      </w:pPr>
      <w:r w:rsidRPr="0088676B">
        <w:rPr>
          <w:rFonts w:eastAsiaTheme="minorEastAsia"/>
          <w:lang w:eastAsia="zh-CN"/>
          <w:rPrChange w:id="1180"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81"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182"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183"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184" w:author="Microsoft Office User" w:date="2017-08-26T15:42:00Z">
            <w:rPr>
              <w:lang w:eastAsia="zh-CN"/>
            </w:rPr>
          </w:rPrChange>
        </w:rPr>
        <w:t>(</w:t>
      </w:r>
      <w:r w:rsidRPr="0088676B">
        <w:rPr>
          <w:rFonts w:ascii="Microsoft YaHei" w:eastAsiaTheme="minorEastAsia" w:hAnsi="Microsoft YaHei" w:cs="Microsoft YaHei" w:hint="eastAsia"/>
          <w:lang w:eastAsia="zh-CN"/>
          <w:rPrChange w:id="1185"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186"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187"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lang w:eastAsia="zh-CN"/>
          <w:rPrChange w:id="1188" w:author="Microsoft Office User" w:date="2017-08-26T15:42:00Z">
            <w:rPr>
              <w:rFonts w:ascii="Microsoft YaHei" w:eastAsia="Microsoft YaHei" w:hAnsi="Microsoft YaHei" w:cs="Microsoft YaHei"/>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189" w:author="Microsoft Office User" w:date="2017-08-26T15:42:00Z">
            <w:rPr>
              <w:lang w:eastAsia="zh-CN"/>
            </w:rPr>
          </w:rPrChange>
        </w:rPr>
      </w:pPr>
      <w:r w:rsidRPr="0088676B">
        <w:rPr>
          <w:rFonts w:eastAsiaTheme="minorEastAsia"/>
          <w:lang w:eastAsia="zh-CN"/>
          <w:rPrChange w:id="1190"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191"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192"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93"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194" w:author="Microsoft Office User" w:date="2017-08-26T15:42:00Z">
            <w:rPr>
              <w:lang w:eastAsia="zh-CN"/>
            </w:rPr>
          </w:rPrChange>
        </w:rPr>
      </w:pPr>
      <w:r w:rsidRPr="0088676B">
        <w:rPr>
          <w:rFonts w:eastAsiaTheme="minorEastAsia"/>
          <w:lang w:eastAsia="zh-CN"/>
          <w:rPrChange w:id="1195"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96"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197"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98"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199"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200"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201"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202"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203"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204" w:author="Microsoft Office User" w:date="2017-08-26T15:42:00Z">
            <w:rPr>
              <w:lang w:eastAsia="zh-CN"/>
            </w:rPr>
          </w:rPrChange>
        </w:rPr>
      </w:pPr>
      <w:r w:rsidRPr="0088676B">
        <w:rPr>
          <w:rFonts w:eastAsiaTheme="minorEastAsia"/>
          <w:lang w:eastAsia="zh-CN"/>
          <w:rPrChange w:id="1205"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206"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207"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208" w:author="Microsoft Office User" w:date="2017-08-26T15:42:00Z">
            <w:rPr>
              <w:rFonts w:ascii="Microsoft YaHei" w:eastAsia="Microsoft YaHei" w:hAnsi="Microsoft YaHei" w:cs="Microsoft YaHei" w:hint="eastAsia"/>
              <w:lang w:eastAsia="zh-CN"/>
            </w:rPr>
          </w:rPrChange>
        </w:rPr>
        <w:t>的一个子集</w:t>
      </w:r>
    </w:p>
    <w:p w14:paraId="51ECDA1B" w14:textId="468F74FB" w:rsidR="00B90262" w:rsidRDefault="00976088" w:rsidP="00B90262">
      <w:pPr>
        <w:rPr>
          <w:ins w:id="1209" w:author="gavinzheng" w:date="2017-08-28T02:04:00Z"/>
          <w:rFonts w:eastAsiaTheme="minorEastAsia"/>
          <w:lang w:eastAsia="zh-CN"/>
        </w:rPr>
      </w:pPr>
      <w:del w:id="1210" w:author="gavinzheng" w:date="2017-08-28T02:03:00Z">
        <w:r w:rsidRPr="0088676B" w:rsidDel="00CC2D76">
          <w:rPr>
            <w:rFonts w:eastAsiaTheme="minorEastAsia"/>
            <w:noProof/>
            <w:lang w:eastAsia="zh-CN"/>
            <w:rPrChange w:id="1211" w:author="Microsoft Office User" w:date="2017-08-26T15:42:00Z">
              <w:rPr>
                <w:noProof/>
                <w:lang w:eastAsia="zh-CN"/>
              </w:rPr>
            </w:rPrChange>
          </w:rPr>
          <w:drawing>
            <wp:inline distT="0" distB="0" distL="0" distR="0" wp14:anchorId="1CA27498" wp14:editId="7934D322">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del>
      <w:ins w:id="1212" w:author="gavinzheng" w:date="2017-08-28T02:04:00Z">
        <w:r w:rsidR="00CC2D76">
          <w:rPr>
            <w:noProof/>
          </w:rPr>
          <w:drawing>
            <wp:inline distT="0" distB="0" distL="0" distR="0" wp14:anchorId="6AD50F72" wp14:editId="0ABE6E05">
              <wp:extent cx="5288738" cy="2598645"/>
              <wp:effectExtent l="0" t="0" r="762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38" cy="2598645"/>
                      </a:xfrm>
                      <a:prstGeom prst="rect">
                        <a:avLst/>
                      </a:prstGeom>
                    </pic:spPr>
                  </pic:pic>
                </a:graphicData>
              </a:graphic>
            </wp:inline>
          </w:drawing>
        </w:r>
      </w:ins>
    </w:p>
    <w:p w14:paraId="08879FBF" w14:textId="77777777" w:rsidR="00CC2D76" w:rsidRPr="0088676B" w:rsidRDefault="00CC2D76" w:rsidP="00B90262">
      <w:pPr>
        <w:rPr>
          <w:rFonts w:eastAsiaTheme="minorEastAsia"/>
          <w:lang w:eastAsia="zh-CN"/>
          <w:rPrChange w:id="1213" w:author="Microsoft Office User" w:date="2017-08-26T15:42:00Z">
            <w:rPr>
              <w:lang w:eastAsia="zh-CN"/>
            </w:rPr>
          </w:rPrChange>
        </w:rPr>
      </w:pPr>
    </w:p>
    <w:p w14:paraId="06781DCC" w14:textId="77777777" w:rsidR="00976088" w:rsidRPr="0088676B" w:rsidRDefault="00976088" w:rsidP="00976088">
      <w:pPr>
        <w:jc w:val="center"/>
        <w:rPr>
          <w:rFonts w:eastAsiaTheme="minorEastAsia"/>
          <w:b/>
          <w:bCs/>
          <w:lang w:eastAsia="zh-CN"/>
          <w:rPrChange w:id="1214" w:author="Microsoft Office User" w:date="2017-08-26T15:42:00Z">
            <w:rPr>
              <w:b/>
              <w:bCs/>
              <w:lang w:eastAsia="zh-CN"/>
            </w:rPr>
          </w:rPrChange>
        </w:rPr>
      </w:pPr>
    </w:p>
    <w:p w14:paraId="491BC25F" w14:textId="6B1D953A" w:rsidR="00976088" w:rsidRPr="0088676B" w:rsidRDefault="00A20613" w:rsidP="00976088">
      <w:pPr>
        <w:rPr>
          <w:rFonts w:eastAsiaTheme="minorEastAsia"/>
          <w:lang w:eastAsia="zh-CN"/>
          <w:rPrChange w:id="1215" w:author="Microsoft Office User" w:date="2017-08-26T15:42:00Z">
            <w:rPr>
              <w:lang w:eastAsia="zh-CN"/>
            </w:rPr>
          </w:rPrChange>
        </w:rPr>
      </w:pPr>
      <w:ins w:id="1216" w:author="gavinzheng" w:date="2017-08-28T01:39:00Z">
        <w:r w:rsidRPr="00A20613">
          <w:rPr>
            <w:rFonts w:ascii="Microsoft YaHei" w:eastAsiaTheme="minorEastAsia" w:hAnsi="Microsoft YaHei" w:cs="Microsoft YaHei" w:hint="eastAsia"/>
            <w:b/>
            <w:bCs/>
            <w:lang w:eastAsia="zh-CN"/>
            <w:rPrChange w:id="1217" w:author="gavinzheng" w:date="2017-08-28T01:39:00Z">
              <w:rPr>
                <w:rFonts w:ascii=".萍方-简" w:eastAsiaTheme="minorEastAsia" w:hAnsi=".萍方-简" w:hint="eastAsia"/>
                <w:lang w:eastAsia="zh-CN"/>
              </w:rPr>
            </w:rPrChange>
          </w:rPr>
          <w:t>相互链</w:t>
        </w:r>
      </w:ins>
      <w:del w:id="1218" w:author="gavinzheng" w:date="2017-08-28T01:39:00Z">
        <w:r w:rsidR="00976088" w:rsidRPr="0088676B" w:rsidDel="00A20613">
          <w:rPr>
            <w:rFonts w:eastAsiaTheme="minorEastAsia"/>
            <w:b/>
            <w:bCs/>
            <w:lang w:eastAsia="zh-CN"/>
            <w:rPrChange w:id="1219" w:author="Microsoft Office User" w:date="2017-08-26T15:42:00Z">
              <w:rPr>
                <w:b/>
                <w:bCs/>
                <w:lang w:eastAsia="zh-CN"/>
              </w:rPr>
            </w:rPrChange>
          </w:rPr>
          <w:delText>MChain</w:delText>
        </w:r>
      </w:del>
      <w:r w:rsidR="00976088" w:rsidRPr="0088676B">
        <w:rPr>
          <w:rFonts w:ascii="Microsoft YaHei" w:eastAsiaTheme="minorEastAsia" w:hAnsi="Microsoft YaHei" w:cs="Microsoft YaHei" w:hint="eastAsia"/>
          <w:b/>
          <w:bCs/>
          <w:lang w:eastAsia="zh-CN"/>
          <w:rPrChange w:id="1220"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221" w:author="Microsoft Office User" w:date="2017-08-26T15:42:00Z">
            <w:rPr>
              <w:lang w:eastAsia="zh-CN"/>
            </w:rPr>
          </w:rPrChange>
        </w:rPr>
      </w:pPr>
      <w:r w:rsidRPr="0088676B">
        <w:rPr>
          <w:rFonts w:eastAsiaTheme="minorEastAsia"/>
          <w:noProof/>
          <w:lang w:eastAsia="zh-CN"/>
          <w:rPrChange w:id="1222"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16B28EBC" w:rsidR="00B90262" w:rsidRPr="0088676B" w:rsidRDefault="00986E9C" w:rsidP="00986E9C">
      <w:pPr>
        <w:pStyle w:val="1"/>
        <w:numPr>
          <w:ilvl w:val="0"/>
          <w:numId w:val="0"/>
        </w:numPr>
        <w:ind w:left="547"/>
        <w:jc w:val="center"/>
        <w:rPr>
          <w:rFonts w:eastAsiaTheme="minorEastAsia"/>
          <w:lang w:eastAsia="zh-CN"/>
          <w:rPrChange w:id="1223" w:author="Microsoft Office User" w:date="2017-08-26T15:42:00Z">
            <w:rPr>
              <w:lang w:eastAsia="zh-CN"/>
            </w:rPr>
          </w:rPrChange>
        </w:rPr>
      </w:pPr>
      <w:bookmarkStart w:id="1224" w:name="_Toc489971198"/>
      <w:del w:id="1225" w:author="gavinzheng" w:date="2017-08-28T02:05:00Z">
        <w:r w:rsidRPr="0088676B" w:rsidDel="00CC2D76">
          <w:rPr>
            <w:rFonts w:eastAsiaTheme="minorEastAsia"/>
            <w:b w:val="0"/>
            <w:bCs w:val="0"/>
            <w:noProof/>
            <w:lang w:eastAsia="zh-CN"/>
            <w:rPrChange w:id="1226" w:author="Microsoft Office User" w:date="2017-08-26T15:42:00Z">
              <w:rPr>
                <w:b w:val="0"/>
                <w:bCs w:val="0"/>
                <w:noProof/>
                <w:lang w:eastAsia="zh-CN"/>
              </w:rPr>
            </w:rPrChange>
          </w:rPr>
          <w:drawing>
            <wp:inline distT="0" distB="0" distL="0" distR="0" wp14:anchorId="4CD19C3B" wp14:editId="3BBE48D8">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del>
      <w:bookmarkEnd w:id="1224"/>
      <w:ins w:id="1227" w:author="gavinzheng" w:date="2017-08-28T02:05:00Z">
        <w:r w:rsidR="00CC2D76">
          <w:rPr>
            <w:noProof/>
          </w:rPr>
          <w:drawing>
            <wp:inline distT="0" distB="0" distL="0" distR="0" wp14:anchorId="5B1A6EBA" wp14:editId="2016CAC3">
              <wp:extent cx="3391194" cy="2240474"/>
              <wp:effectExtent l="0" t="0" r="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1194" cy="2240474"/>
                      </a:xfrm>
                      <a:prstGeom prst="rect">
                        <a:avLst/>
                      </a:prstGeom>
                    </pic:spPr>
                  </pic:pic>
                </a:graphicData>
              </a:graphic>
            </wp:inline>
          </w:drawing>
        </w:r>
      </w:ins>
    </w:p>
    <w:p w14:paraId="3128637B" w14:textId="06AFAB91" w:rsidR="00986E9C" w:rsidRDefault="00986E9C" w:rsidP="00986E9C">
      <w:pPr>
        <w:rPr>
          <w:rFonts w:eastAsiaTheme="minorEastAsia"/>
          <w:lang w:eastAsia="zh-CN"/>
        </w:rPr>
      </w:pPr>
      <w:bookmarkStart w:id="1228" w:name="_GoBack"/>
      <w:bookmarkEnd w:id="1228"/>
    </w:p>
    <w:p w14:paraId="70BF0DC0" w14:textId="3BE50885" w:rsidR="00602A4C" w:rsidRPr="0088676B" w:rsidRDefault="00A20613" w:rsidP="00602A4C">
      <w:pPr>
        <w:pStyle w:val="2"/>
        <w:ind w:left="720" w:hanging="720"/>
        <w:rPr>
          <w:rFonts w:ascii=".萍方-简" w:eastAsiaTheme="minorEastAsia" w:hAnsi=".萍方-简"/>
          <w:lang w:eastAsia="zh-CN"/>
          <w:rPrChange w:id="1229" w:author="Microsoft Office User" w:date="2017-08-26T15:42:00Z">
            <w:rPr>
              <w:rFonts w:ascii=".萍方-简" w:eastAsia=".萍方-简" w:hAnsi=".萍方-简"/>
              <w:lang w:eastAsia="zh-CN"/>
            </w:rPr>
          </w:rPrChange>
        </w:rPr>
      </w:pPr>
      <w:ins w:id="1230" w:author="gavinzheng" w:date="2017-08-28T01:39:00Z">
        <w:r>
          <w:rPr>
            <w:rFonts w:ascii=".萍方-简" w:eastAsiaTheme="minorEastAsia" w:hAnsi=".萍方-简" w:hint="eastAsia"/>
            <w:lang w:eastAsia="zh-CN"/>
          </w:rPr>
          <w:t>相互链（</w:t>
        </w:r>
      </w:ins>
      <w:r w:rsidR="00602A4C" w:rsidRPr="0088676B">
        <w:rPr>
          <w:rFonts w:ascii=".萍方-简" w:eastAsiaTheme="minorEastAsia" w:hAnsi=".萍方-简"/>
          <w:lang w:eastAsia="zh-CN"/>
          <w:rPrChange w:id="1231" w:author="Microsoft Office User" w:date="2017-08-26T15:42:00Z">
            <w:rPr>
              <w:rFonts w:ascii=".萍方-简" w:eastAsia=".萍方-简" w:hAnsi=".萍方-简"/>
              <w:lang w:eastAsia="zh-CN"/>
            </w:rPr>
          </w:rPrChange>
        </w:rPr>
        <w:t>Mutual Chain</w:t>
      </w:r>
      <w:ins w:id="1232" w:author="gavinzheng" w:date="2017-08-28T01:39:00Z">
        <w:r>
          <w:rPr>
            <w:rFonts w:ascii=".萍方-简" w:eastAsiaTheme="minorEastAsia" w:hAnsi=".萍方-简" w:hint="eastAsia"/>
            <w:lang w:eastAsia="zh-CN"/>
          </w:rPr>
          <w:t>）</w:t>
        </w:r>
      </w:ins>
      <w:r w:rsidR="00602A4C">
        <w:rPr>
          <w:rFonts w:ascii=".萍方-简" w:eastAsiaTheme="minorEastAsia" w:hAnsi=".萍方-简" w:hint="eastAsia"/>
          <w:lang w:eastAsia="zh-CN"/>
        </w:rPr>
        <w:t>数字身份验证</w:t>
      </w:r>
    </w:p>
    <w:p w14:paraId="29A226A1" w14:textId="77777777" w:rsidR="001D438B" w:rsidRDefault="005401F8" w:rsidP="005401F8">
      <w:pPr>
        <w:pStyle w:val="3"/>
        <w:rPr>
          <w:rFonts w:eastAsiaTheme="minorEastAsia"/>
          <w:lang w:eastAsia="zh-CN"/>
        </w:rPr>
      </w:pPr>
      <w:r>
        <w:rPr>
          <w:rFonts w:eastAsiaTheme="minorEastAsia" w:hint="eastAsia"/>
          <w:lang w:eastAsia="zh-CN"/>
        </w:rPr>
        <w:t>接入第三方身份证信息数据库公司</w:t>
      </w:r>
      <w:r w:rsidR="00CF6ACA">
        <w:rPr>
          <w:rFonts w:eastAsiaTheme="minorEastAsia" w:hint="eastAsia"/>
          <w:lang w:eastAsia="zh-CN"/>
        </w:rPr>
        <w:t>，护照信息数据库服务公司</w:t>
      </w:r>
    </w:p>
    <w:p w14:paraId="366B1CAC" w14:textId="77777777" w:rsidR="00BC617E" w:rsidRDefault="00F72DCD" w:rsidP="005401F8">
      <w:pPr>
        <w:pStyle w:val="3"/>
        <w:rPr>
          <w:rFonts w:eastAsiaTheme="minorEastAsia"/>
          <w:lang w:eastAsia="zh-CN"/>
        </w:rPr>
      </w:pPr>
      <w:r>
        <w:rPr>
          <w:rFonts w:eastAsiaTheme="minorEastAsia" w:hint="eastAsia"/>
          <w:lang w:eastAsia="zh-CN"/>
        </w:rPr>
        <w:t>（设计）</w:t>
      </w:r>
      <w:r w:rsidR="001D438B">
        <w:rPr>
          <w:rFonts w:eastAsiaTheme="minorEastAsia" w:hint="eastAsia"/>
          <w:lang w:eastAsia="zh-CN"/>
        </w:rPr>
        <w:t>讲身份验证用着互助链上的理论和功能逻辑描述清楚</w:t>
      </w:r>
    </w:p>
    <w:p w14:paraId="1C557DC9" w14:textId="134A74BD" w:rsidR="00602A4C" w:rsidRDefault="00BC617E" w:rsidP="005401F8">
      <w:pPr>
        <w:pStyle w:val="3"/>
        <w:rPr>
          <w:rFonts w:eastAsiaTheme="minorEastAsia"/>
          <w:lang w:eastAsia="zh-CN"/>
        </w:rPr>
      </w:pPr>
      <w:r>
        <w:rPr>
          <w:rFonts w:eastAsiaTheme="minorEastAsia" w:hint="eastAsia"/>
          <w:lang w:eastAsia="zh-CN"/>
        </w:rPr>
        <w:t>流程：</w:t>
      </w:r>
      <w:r>
        <w:rPr>
          <w:rFonts w:eastAsiaTheme="minorEastAsia" w:hint="eastAsia"/>
          <w:lang w:eastAsia="zh-CN"/>
        </w:rPr>
        <w:t xml:space="preserve"> </w:t>
      </w:r>
      <w:r>
        <w:rPr>
          <w:rFonts w:eastAsiaTheme="minorEastAsia" w:hint="eastAsia"/>
          <w:lang w:eastAsia="zh-CN"/>
        </w:rPr>
        <w:t>引入</w:t>
      </w:r>
      <w:r w:rsidR="00B51A25">
        <w:rPr>
          <w:rFonts w:eastAsiaTheme="minorEastAsia" w:hint="eastAsia"/>
          <w:lang w:eastAsia="zh-CN"/>
        </w:rPr>
        <w:t>身份信息</w:t>
      </w:r>
      <w:r>
        <w:rPr>
          <w:rFonts w:eastAsiaTheme="minorEastAsia"/>
          <w:lang w:eastAsia="zh-CN"/>
        </w:rPr>
        <w:t>—</w:t>
      </w:r>
      <w:r>
        <w:rPr>
          <w:rFonts w:eastAsiaTheme="minorEastAsia" w:hint="eastAsia"/>
          <w:lang w:eastAsia="zh-CN"/>
        </w:rPr>
        <w:t>&gt;</w:t>
      </w:r>
      <w:r>
        <w:rPr>
          <w:rFonts w:eastAsiaTheme="minorEastAsia" w:hint="eastAsia"/>
          <w:lang w:eastAsia="zh-CN"/>
        </w:rPr>
        <w:t>链上身份</w:t>
      </w:r>
      <w:r>
        <w:rPr>
          <w:rFonts w:eastAsiaTheme="minorEastAsia" w:hint="eastAsia"/>
          <w:lang w:eastAsia="zh-CN"/>
        </w:rPr>
        <w:t>ID</w:t>
      </w:r>
      <w:r>
        <w:rPr>
          <w:rFonts w:eastAsiaTheme="minorEastAsia"/>
          <w:lang w:eastAsia="zh-CN"/>
        </w:rPr>
        <w:t>—</w:t>
      </w:r>
      <w:r>
        <w:rPr>
          <w:rFonts w:eastAsiaTheme="minorEastAsia" w:hint="eastAsia"/>
          <w:lang w:eastAsia="zh-CN"/>
        </w:rPr>
        <w:t xml:space="preserve">&gt; </w:t>
      </w:r>
      <w:r>
        <w:rPr>
          <w:rFonts w:eastAsiaTheme="minorEastAsia" w:hint="eastAsia"/>
          <w:lang w:eastAsia="zh-CN"/>
        </w:rPr>
        <w:t>校验</w:t>
      </w:r>
      <w:r>
        <w:rPr>
          <w:rFonts w:eastAsiaTheme="minorEastAsia" w:hint="eastAsia"/>
          <w:lang w:eastAsia="zh-CN"/>
        </w:rPr>
        <w:t>/</w:t>
      </w:r>
      <w:r>
        <w:rPr>
          <w:rFonts w:eastAsiaTheme="minorEastAsia" w:hint="eastAsia"/>
          <w:lang w:eastAsia="zh-CN"/>
        </w:rPr>
        <w:t>发证</w:t>
      </w:r>
    </w:p>
    <w:p w14:paraId="20D3E3E1" w14:textId="77777777" w:rsidR="00BC617E" w:rsidRPr="00BC617E" w:rsidRDefault="00BC617E" w:rsidP="00BC617E">
      <w:pPr>
        <w:rPr>
          <w:rFonts w:eastAsiaTheme="minorEastAsia"/>
          <w:lang w:eastAsia="zh-CN"/>
        </w:rPr>
      </w:pPr>
    </w:p>
    <w:p w14:paraId="12B0A06B" w14:textId="77777777" w:rsidR="001D438B" w:rsidRPr="001D438B" w:rsidRDefault="001D438B" w:rsidP="001D438B">
      <w:pPr>
        <w:rPr>
          <w:rFonts w:eastAsiaTheme="minorEastAsia"/>
          <w:lang w:eastAsia="zh-CN"/>
        </w:rPr>
      </w:pPr>
    </w:p>
    <w:p w14:paraId="7B564710" w14:textId="77777777" w:rsidR="005401F8" w:rsidRPr="005401F8" w:rsidRDefault="005401F8" w:rsidP="005401F8">
      <w:pPr>
        <w:rPr>
          <w:rFonts w:eastAsiaTheme="minorEastAsia"/>
          <w:lang w:eastAsia="zh-CN"/>
        </w:rPr>
      </w:pPr>
    </w:p>
    <w:p w14:paraId="713933C4" w14:textId="77777777" w:rsidR="00602A4C" w:rsidRPr="0088676B" w:rsidRDefault="00602A4C" w:rsidP="00986E9C">
      <w:pPr>
        <w:rPr>
          <w:rFonts w:eastAsiaTheme="minorEastAsia"/>
          <w:lang w:eastAsia="zh-CN"/>
          <w:rPrChange w:id="1233" w:author="Microsoft Office User" w:date="2017-08-26T15:42:00Z">
            <w:rPr>
              <w:lang w:eastAsia="zh-CN"/>
            </w:rPr>
          </w:rPrChange>
        </w:rPr>
      </w:pPr>
    </w:p>
    <w:p w14:paraId="757D3002" w14:textId="77777777" w:rsidR="00063DB2" w:rsidRPr="0088676B" w:rsidRDefault="002F6EBD" w:rsidP="00063DB2">
      <w:pPr>
        <w:pStyle w:val="1"/>
        <w:rPr>
          <w:rFonts w:ascii=".萍方-简" w:eastAsiaTheme="minorEastAsia" w:hAnsi=".萍方-简"/>
          <w:lang w:eastAsia="zh-CN"/>
          <w:rPrChange w:id="1234" w:author="Microsoft Office User" w:date="2017-08-26T15:42:00Z">
            <w:rPr>
              <w:rFonts w:ascii=".萍方-简" w:eastAsia=".萍方-简" w:hAnsi=".萍方-简"/>
              <w:lang w:eastAsia="zh-CN"/>
            </w:rPr>
          </w:rPrChange>
        </w:rPr>
      </w:pPr>
      <w:bookmarkStart w:id="1235" w:name="_Toc489971199"/>
      <w:r w:rsidRPr="0088676B">
        <w:rPr>
          <w:rFonts w:ascii=".萍方-简" w:eastAsiaTheme="minorEastAsia" w:hAnsi=".萍方-简" w:hint="eastAsia"/>
          <w:lang w:eastAsia="zh-CN"/>
          <w:rPrChange w:id="1236" w:author="Microsoft Office User" w:date="2017-08-26T15:42:00Z">
            <w:rPr>
              <w:rFonts w:ascii=".萍方-简" w:eastAsia=".萍方-简" w:hAnsi=".萍方-简" w:hint="eastAsia"/>
              <w:lang w:eastAsia="zh-CN"/>
            </w:rPr>
          </w:rPrChange>
        </w:rPr>
        <w:lastRenderedPageBreak/>
        <w:t>应用场景分析</w:t>
      </w:r>
      <w:bookmarkEnd w:id="1036"/>
      <w:bookmarkEnd w:id="1037"/>
      <w:r w:rsidR="00F25B16" w:rsidRPr="0088676B">
        <w:rPr>
          <w:rFonts w:ascii=".萍方-简" w:eastAsiaTheme="minorEastAsia" w:hAnsi=".萍方-简" w:hint="eastAsia"/>
          <w:lang w:eastAsia="zh-CN"/>
          <w:rPrChange w:id="1237" w:author="Microsoft Office User" w:date="2017-08-26T15:42:00Z">
            <w:rPr>
              <w:rFonts w:ascii=".萍方-简" w:eastAsia=".萍方-简" w:hAnsi=".萍方-简" w:hint="eastAsia"/>
              <w:lang w:eastAsia="zh-CN"/>
            </w:rPr>
          </w:rPrChange>
        </w:rPr>
        <w:t>及流程架构</w:t>
      </w:r>
      <w:bookmarkEnd w:id="1235"/>
    </w:p>
    <w:p w14:paraId="5EA7C41F" w14:textId="77777777" w:rsidR="00063DB2" w:rsidRPr="0088676B" w:rsidRDefault="00293C1D" w:rsidP="006400C7">
      <w:pPr>
        <w:pStyle w:val="2"/>
        <w:ind w:left="720" w:hanging="720"/>
        <w:rPr>
          <w:rFonts w:ascii=".萍方-简" w:eastAsiaTheme="minorEastAsia" w:hAnsi=".萍方-简"/>
          <w:lang w:eastAsia="zh-CN"/>
          <w:rPrChange w:id="1238" w:author="Microsoft Office User" w:date="2017-08-26T15:42:00Z">
            <w:rPr>
              <w:rFonts w:ascii=".萍方-简" w:eastAsia=".萍方-简" w:hAnsi=".萍方-简"/>
              <w:lang w:eastAsia="zh-CN"/>
            </w:rPr>
          </w:rPrChange>
        </w:rPr>
      </w:pPr>
      <w:bookmarkStart w:id="1239" w:name="_Toc489971200"/>
      <w:r w:rsidRPr="0088676B">
        <w:rPr>
          <w:rFonts w:ascii=".萍方-简" w:eastAsiaTheme="minorEastAsia" w:hAnsi=".萍方-简" w:hint="eastAsia"/>
          <w:lang w:eastAsia="zh-CN"/>
          <w:rPrChange w:id="1240"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241" w:author="Microsoft Office User" w:date="2017-08-26T15:42:00Z">
            <w:rPr>
              <w:rFonts w:ascii=".萍方-简" w:eastAsia=".萍方-简" w:hAnsi=".萍方-简" w:hint="eastAsia"/>
              <w:lang w:eastAsia="zh-CN"/>
            </w:rPr>
          </w:rPrChange>
        </w:rPr>
        <w:t>应用场景角色概述</w:t>
      </w:r>
      <w:bookmarkEnd w:id="1239"/>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242"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243"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244"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的相互</w:t>
      </w:r>
      <w:r w:rsidR="00AF705B" w:rsidRPr="0088676B">
        <w:rPr>
          <w:rFonts w:ascii=".萍方-简" w:eastAsiaTheme="minorEastAsia" w:hAnsi=".萍方-简" w:hint="eastAsia"/>
          <w:lang w:eastAsia="zh-CN"/>
          <w:rPrChange w:id="1245"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246"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247"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248"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24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50"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251"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252"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253"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254"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255"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256"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257"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258"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259"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260"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261"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262"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263"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264"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265"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266"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267"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268"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269"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270"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271"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272"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273"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74"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SimSun" w:eastAsiaTheme="minorEastAsia" w:hAnsi="SimSun" w:cs="SimSun"/>
          <w:color w:val="FF0000"/>
          <w:sz w:val="19"/>
          <w:szCs w:val="19"/>
          <w:shd w:val="clear" w:color="auto" w:fill="FFFFFF"/>
          <w:lang w:eastAsia="zh-CN"/>
          <w:rPrChange w:id="1275" w:author="Microsoft Office User" w:date="2017-08-26T15:42:00Z">
            <w:rPr>
              <w:rFonts w:ascii="SimSun" w:eastAsia="SimSun" w:hAnsi="SimSun" w:cs="SimSun"/>
              <w:color w:val="222222"/>
              <w:sz w:val="19"/>
              <w:szCs w:val="19"/>
              <w:shd w:val="clear" w:color="auto" w:fill="FFFFFF"/>
              <w:lang w:eastAsia="zh-CN"/>
            </w:rPr>
          </w:rPrChange>
        </w:rPr>
      </w:pPr>
      <w:r w:rsidRPr="0012045F">
        <w:rPr>
          <w:rFonts w:ascii="SimSun" w:eastAsiaTheme="minorEastAsia" w:hAnsi="SimSun" w:cs="SimSun" w:hint="eastAsia"/>
          <w:color w:val="FF0000"/>
          <w:sz w:val="19"/>
          <w:szCs w:val="19"/>
          <w:shd w:val="clear" w:color="auto" w:fill="FFFFFF"/>
          <w:lang w:eastAsia="zh-CN"/>
        </w:rPr>
        <w:t>（延展一下，相互链上，相互保险应用场景和Token的使用相结合；梳理出一个在相互链上，Token的使用流程图）</w:t>
      </w:r>
    </w:p>
    <w:p w14:paraId="74002F1D" w14:textId="6C47804A" w:rsidR="00EF00E3" w:rsidRDefault="00EF00E3" w:rsidP="00EF00E3">
      <w:pPr>
        <w:rPr>
          <w:ins w:id="1276"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277"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278"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27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80"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281"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82"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83"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284"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285"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86"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28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88"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28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90"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91"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292"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293"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94"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295"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296"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297"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298"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99"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300"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301"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302"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303"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304"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305"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ad"/>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ad"/>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ad"/>
        <w:numPr>
          <w:ilvl w:val="0"/>
          <w:numId w:val="32"/>
        </w:numPr>
        <w:jc w:val="both"/>
        <w:rPr>
          <w:rFonts w:eastAsiaTheme="minorEastAsia"/>
          <w:lang w:eastAsia="zh-CN"/>
        </w:rPr>
        <w:pPrChange w:id="1306" w:author="Microsoft Office User" w:date="2017-08-26T16:26:00Z">
          <w:pPr>
            <w:pStyle w:val="ad"/>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307" w:name="_Toc489971201"/>
    </w:p>
    <w:p w14:paraId="4D19B86B" w14:textId="0CC26957" w:rsidR="008427E1" w:rsidRPr="0072012C" w:rsidDel="000D2E05" w:rsidRDefault="006A6C35" w:rsidP="0072012C">
      <w:pPr>
        <w:pStyle w:val="2"/>
        <w:rPr>
          <w:del w:id="1308" w:author="Microsoft Office User" w:date="2017-08-26T16:26:00Z"/>
          <w:rFonts w:eastAsiaTheme="minorEastAsia"/>
          <w:lang w:eastAsia="zh-CN"/>
          <w:rPrChange w:id="1309" w:author="Microsoft Office User" w:date="2017-08-26T15:42:00Z">
            <w:rPr>
              <w:del w:id="1310" w:author="Microsoft Office User" w:date="2017-08-26T16:26:00Z"/>
              <w:rFonts w:eastAsia=".萍方-简"/>
              <w:lang w:eastAsia="zh-CN"/>
            </w:rPr>
          </w:rPrChange>
        </w:rPr>
      </w:pPr>
      <w:del w:id="1311" w:author="Microsoft Office User" w:date="2017-08-26T16:26:00Z">
        <w:r w:rsidRPr="0072012C" w:rsidDel="000D2E05">
          <w:rPr>
            <w:rFonts w:eastAsiaTheme="minorEastAsia" w:hint="eastAsia"/>
            <w:lang w:eastAsia="zh-CN"/>
            <w:rPrChange w:id="1312" w:author="Microsoft Office User" w:date="2017-08-26T15:42:00Z">
              <w:rPr>
                <w:rFonts w:eastAsia=".萍方-简" w:hint="eastAsia"/>
                <w:lang w:eastAsia="zh-CN"/>
              </w:rPr>
            </w:rPrChange>
          </w:rPr>
          <w:delText>互助</w:delText>
        </w:r>
        <w:r w:rsidR="008427E1" w:rsidRPr="0072012C" w:rsidDel="000D2E05">
          <w:rPr>
            <w:rFonts w:eastAsiaTheme="minorEastAsia" w:hint="eastAsia"/>
            <w:lang w:eastAsia="zh-CN"/>
            <w:rPrChange w:id="1313" w:author="Microsoft Office User" w:date="2017-08-26T15:42:00Z">
              <w:rPr>
                <w:rFonts w:eastAsia=".萍方-简" w:hint="eastAsia"/>
                <w:lang w:eastAsia="zh-CN"/>
              </w:rPr>
            </w:rPrChange>
          </w:rPr>
          <w:delText>保险应用承保逻辑</w:delText>
        </w:r>
        <w:bookmarkEnd w:id="1307"/>
      </w:del>
    </w:p>
    <w:p w14:paraId="3A359835" w14:textId="087D7F1B" w:rsidR="00931B2E" w:rsidRPr="0072012C" w:rsidDel="000D2E05" w:rsidRDefault="004E3A94">
      <w:pPr>
        <w:pStyle w:val="2"/>
        <w:rPr>
          <w:del w:id="1314" w:author="Microsoft Office User" w:date="2017-08-26T16:26:00Z"/>
          <w:rFonts w:eastAsiaTheme="minorEastAsia"/>
          <w:lang w:eastAsia="zh-CN"/>
          <w:rPrChange w:id="1315" w:author="Microsoft Office User" w:date="2017-08-26T15:42:00Z">
            <w:rPr>
              <w:del w:id="1316" w:author="Microsoft Office User" w:date="2017-08-26T16:26:00Z"/>
            </w:rPr>
          </w:rPrChange>
        </w:rPr>
        <w:pPrChange w:id="1317" w:author="Microsoft Office User" w:date="2017-08-26T16:26:00Z">
          <w:pPr>
            <w:jc w:val="center"/>
          </w:pPr>
        </w:pPrChange>
      </w:pPr>
      <w:del w:id="1318" w:author="Microsoft Office User" w:date="2017-08-26T16:26:00Z">
        <w:r w:rsidRPr="00AD6E38" w:rsidDel="000D2E05">
          <w:rPr>
            <w:rFonts w:eastAsiaTheme="minorEastAsia"/>
            <w:b w:val="0"/>
            <w:bCs w:val="0"/>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2"/>
        <w:rPr>
          <w:del w:id="1319" w:author="Microsoft Office User" w:date="2017-08-26T16:26:00Z"/>
          <w:rFonts w:eastAsiaTheme="minorEastAsia"/>
          <w:lang w:eastAsia="zh-CN"/>
          <w:rPrChange w:id="1320" w:author="Microsoft Office User" w:date="2017-08-26T15:42:00Z">
            <w:rPr>
              <w:del w:id="1321" w:author="Microsoft Office User" w:date="2017-08-26T16:26:00Z"/>
            </w:rPr>
          </w:rPrChange>
        </w:rPr>
        <w:pPrChange w:id="1322" w:author="Microsoft Office User" w:date="2017-08-26T16:26:00Z">
          <w:pPr>
            <w:jc w:val="center"/>
          </w:pPr>
        </w:pPrChange>
      </w:pPr>
    </w:p>
    <w:p w14:paraId="5184269E" w14:textId="443155AA" w:rsidR="00931B2E" w:rsidRPr="00AD6E38" w:rsidDel="000D2E05" w:rsidRDefault="00931B2E">
      <w:pPr>
        <w:pStyle w:val="2"/>
        <w:rPr>
          <w:del w:id="1323" w:author="Microsoft Office User" w:date="2017-08-26T16:26:00Z"/>
          <w:rFonts w:eastAsiaTheme="minorEastAsia"/>
          <w:lang w:eastAsia="zh-CN"/>
        </w:rPr>
        <w:pPrChange w:id="1324" w:author="Microsoft Office User" w:date="2017-08-26T16:26:00Z">
          <w:pPr>
            <w:pStyle w:val="ad"/>
            <w:numPr>
              <w:numId w:val="32"/>
            </w:numPr>
            <w:ind w:hanging="360"/>
          </w:pPr>
        </w:pPrChange>
      </w:pPr>
      <w:del w:id="1325" w:author="Microsoft Office User" w:date="2017-08-26T16:26:00Z">
        <w:r w:rsidRPr="00AD6E38" w:rsidDel="000D2E05">
          <w:rPr>
            <w:rFonts w:eastAsiaTheme="minorEastAsia"/>
            <w:lang w:eastAsia="zh-CN"/>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AD6E38" w:rsidDel="000D2E05" w:rsidRDefault="00931B2E">
      <w:pPr>
        <w:pStyle w:val="2"/>
        <w:rPr>
          <w:del w:id="1326" w:author="Microsoft Office User" w:date="2017-08-26T16:26:00Z"/>
          <w:rFonts w:eastAsiaTheme="minorEastAsia"/>
          <w:lang w:eastAsia="zh-CN"/>
        </w:rPr>
        <w:pPrChange w:id="1327" w:author="Microsoft Office User" w:date="2017-08-26T16:26:00Z">
          <w:pPr>
            <w:pStyle w:val="ad"/>
            <w:numPr>
              <w:numId w:val="32"/>
            </w:numPr>
            <w:ind w:hanging="360"/>
          </w:pPr>
        </w:pPrChange>
      </w:pPr>
      <w:del w:id="1328" w:author="Microsoft Office User" w:date="2017-08-26T16:26:00Z">
        <w:r w:rsidRPr="00AD6E38" w:rsidDel="000D2E05">
          <w:rPr>
            <w:rFonts w:eastAsiaTheme="minorEastAsia"/>
            <w:lang w:eastAsia="zh-CN"/>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AD6E38" w:rsidDel="000D2E05" w:rsidRDefault="00931B2E">
      <w:pPr>
        <w:pStyle w:val="2"/>
        <w:rPr>
          <w:del w:id="1329" w:author="Microsoft Office User" w:date="2017-08-26T16:26:00Z"/>
          <w:rFonts w:eastAsiaTheme="minorEastAsia"/>
          <w:lang w:eastAsia="zh-CN"/>
        </w:rPr>
        <w:pPrChange w:id="1330" w:author="Microsoft Office User" w:date="2017-08-26T16:26:00Z">
          <w:pPr>
            <w:pStyle w:val="ad"/>
            <w:numPr>
              <w:numId w:val="32"/>
            </w:numPr>
            <w:ind w:hanging="360"/>
          </w:pPr>
        </w:pPrChange>
      </w:pPr>
      <w:del w:id="1331" w:author="Microsoft Office User" w:date="2017-08-26T16:26:00Z">
        <w:r w:rsidRPr="00AD6E38" w:rsidDel="000D2E05">
          <w:rPr>
            <w:rFonts w:eastAsiaTheme="minorEastAsia"/>
            <w:lang w:eastAsia="zh-CN"/>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AD6E38" w:rsidDel="000D2E05">
          <w:rPr>
            <w:rFonts w:eastAsiaTheme="minorEastAsia" w:hint="eastAsia"/>
            <w:lang w:eastAsia="zh-CN"/>
          </w:rPr>
          <w:delText>加密系统</w:delText>
        </w:r>
        <w:r w:rsidRPr="00AD6E38" w:rsidDel="000D2E05">
          <w:rPr>
            <w:rFonts w:eastAsiaTheme="minorEastAsia"/>
            <w:lang w:eastAsia="zh-CN"/>
          </w:rPr>
          <w:delText>to send this information to chain.</w:delText>
        </w:r>
      </w:del>
    </w:p>
    <w:p w14:paraId="6EE6FF22" w14:textId="65284030" w:rsidR="00931B2E" w:rsidRPr="0072012C" w:rsidRDefault="00931B2E">
      <w:pPr>
        <w:pStyle w:val="2"/>
        <w:rPr>
          <w:rFonts w:eastAsiaTheme="minorEastAsia"/>
          <w:lang w:eastAsia="zh-CN"/>
          <w:rPrChange w:id="1332" w:author="Microsoft Office User" w:date="2017-08-26T15:42:00Z">
            <w:rPr>
              <w:rFonts w:eastAsia=".萍方-简"/>
              <w:lang w:eastAsia="zh-CN"/>
            </w:rPr>
          </w:rPrChange>
        </w:rPr>
      </w:pPr>
      <w:del w:id="1333" w:author="Microsoft Office User" w:date="2017-08-26T16:26:00Z">
        <w:r w:rsidRPr="0072012C" w:rsidDel="000D2E05">
          <w:rPr>
            <w:rFonts w:eastAsiaTheme="minorEastAsia"/>
            <w:lang w:eastAsia="zh-CN"/>
            <w:rPrChange w:id="1334"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335" w:name="_Toc489971202"/>
      <w:r w:rsidR="00616ACC" w:rsidRPr="0072012C">
        <w:rPr>
          <w:rFonts w:eastAsiaTheme="minorEastAsia" w:hint="eastAsia"/>
          <w:lang w:eastAsia="zh-CN"/>
          <w:rPrChange w:id="1336" w:author="Microsoft Office User" w:date="2017-08-26T15:42:00Z">
            <w:rPr>
              <w:rFonts w:eastAsia=".萍方-简" w:hint="eastAsia"/>
              <w:lang w:eastAsia="zh-CN"/>
            </w:rPr>
          </w:rPrChange>
        </w:rPr>
        <w:t>互助保险应用理赔逻辑</w:t>
      </w:r>
      <w:bookmarkEnd w:id="1335"/>
    </w:p>
    <w:p w14:paraId="3D546C31" w14:textId="434B561F" w:rsidR="007B69E1" w:rsidRPr="0088676B" w:rsidRDefault="007B69E1" w:rsidP="007B69E1">
      <w:pPr>
        <w:pStyle w:val="ad"/>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ad"/>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lastRenderedPageBreak/>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6">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ad"/>
        <w:ind w:left="1080"/>
        <w:rPr>
          <w:rFonts w:eastAsiaTheme="minorEastAsia"/>
          <w:lang w:eastAsia="zh-CN"/>
        </w:rPr>
      </w:pPr>
    </w:p>
    <w:p w14:paraId="6ED0EC5E" w14:textId="77777777" w:rsidR="007B69E1" w:rsidRPr="0088676B" w:rsidRDefault="007B69E1" w:rsidP="007B69E1">
      <w:pPr>
        <w:pStyle w:val="ad"/>
        <w:ind w:left="1080"/>
        <w:rPr>
          <w:rFonts w:eastAsiaTheme="minorEastAsia"/>
          <w:lang w:eastAsia="zh-CN"/>
        </w:rPr>
      </w:pPr>
    </w:p>
    <w:p w14:paraId="066926DF" w14:textId="632FE02D" w:rsidR="007B69E1" w:rsidRPr="0088676B" w:rsidDel="000D2E05" w:rsidRDefault="007B69E1" w:rsidP="007B69E1">
      <w:pPr>
        <w:pStyle w:val="ad"/>
        <w:numPr>
          <w:ilvl w:val="0"/>
          <w:numId w:val="35"/>
        </w:numPr>
        <w:rPr>
          <w:del w:id="1337" w:author="Microsoft Office User" w:date="2017-08-26T16:26:00Z"/>
          <w:rFonts w:eastAsiaTheme="minorEastAsia"/>
          <w:lang w:eastAsia="zh-CN"/>
        </w:rPr>
      </w:pPr>
      <w:del w:id="1338"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ad"/>
        <w:numPr>
          <w:ilvl w:val="0"/>
          <w:numId w:val="35"/>
        </w:numPr>
        <w:rPr>
          <w:del w:id="1339" w:author="Microsoft Office User" w:date="2017-08-26T16:26:00Z"/>
          <w:rFonts w:eastAsiaTheme="minorEastAsia"/>
          <w:lang w:eastAsia="zh-CN"/>
        </w:rPr>
      </w:pPr>
      <w:del w:id="1340"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341" w:author="Microsoft Office User" w:date="2017-08-26T16:26:00Z"/>
          <w:rFonts w:ascii="Arial" w:eastAsiaTheme="minorEastAsia" w:hAnsi="Arial" w:cs="Arial"/>
          <w:b/>
          <w:bCs/>
          <w:sz w:val="28"/>
          <w:szCs w:val="28"/>
          <w:lang w:eastAsia="zh-CN"/>
          <w:rPrChange w:id="1342" w:author="Microsoft Office User" w:date="2017-08-26T15:42:00Z">
            <w:rPr>
              <w:del w:id="1343" w:author="Microsoft Office User" w:date="2017-08-26T16:26:00Z"/>
              <w:rFonts w:ascii="Arial" w:eastAsia=".萍方-简" w:hAnsi="Arial" w:cs="Arial"/>
              <w:b/>
              <w:bCs/>
              <w:sz w:val="28"/>
              <w:szCs w:val="28"/>
              <w:lang w:eastAsia="zh-CN"/>
            </w:rPr>
          </w:rPrChange>
        </w:rPr>
      </w:pPr>
      <w:del w:id="1344" w:author="Microsoft Office User" w:date="2017-08-26T16:26:00Z">
        <w:r w:rsidRPr="0088676B" w:rsidDel="000D2E05">
          <w:rPr>
            <w:rFonts w:eastAsiaTheme="minorEastAsia"/>
            <w:lang w:eastAsia="zh-CN"/>
            <w:rPrChange w:id="1345" w:author="Microsoft Office User" w:date="2017-08-26T15:42:00Z">
              <w:rPr>
                <w:rFonts w:eastAsia=".萍方-简"/>
                <w:lang w:eastAsia="zh-CN"/>
              </w:rPr>
            </w:rPrChange>
          </w:rPr>
          <w:br w:type="page"/>
        </w:r>
      </w:del>
    </w:p>
    <w:p w14:paraId="0D58B28F" w14:textId="107EE788" w:rsidR="00901AEB" w:rsidRPr="0088676B" w:rsidRDefault="00901AEB" w:rsidP="00901AEB">
      <w:pPr>
        <w:pStyle w:val="2"/>
        <w:rPr>
          <w:rFonts w:eastAsiaTheme="minorEastAsia"/>
          <w:lang w:eastAsia="zh-CN"/>
          <w:rPrChange w:id="1346" w:author="Microsoft Office User" w:date="2017-08-26T15:42:00Z">
            <w:rPr>
              <w:rFonts w:eastAsia=".萍方-简"/>
              <w:lang w:eastAsia="zh-CN"/>
            </w:rPr>
          </w:rPrChange>
        </w:rPr>
      </w:pPr>
      <w:r w:rsidRPr="0088676B">
        <w:rPr>
          <w:rFonts w:eastAsiaTheme="minorEastAsia" w:hint="eastAsia"/>
          <w:lang w:eastAsia="zh-CN"/>
          <w:rPrChange w:id="1347"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348"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49"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350"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51"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352"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353"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354"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55"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35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7"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358"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359"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360"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36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362"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363"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364"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365"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366"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367"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368"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369"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370"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371"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72"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373"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374"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375"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376"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377"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378"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379"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380"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381"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382"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383"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84"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85"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386"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87"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388"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389"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390"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391"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392"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393"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394"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395"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96"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397"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98"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39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00"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401"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402"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40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04"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405"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406"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407"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08"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409"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410"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411"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412"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413"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414"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415"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416"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417"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418"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41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20"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421"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422"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423"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424"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425"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426"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427"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428"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42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30"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431"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432"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433"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434"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435"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436"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437"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38"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39"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440"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441"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42"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443"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444"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445"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446"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447"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448"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49"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450"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451"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452"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45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54"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455"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456"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457"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58"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459"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460"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46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62"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463"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464"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465"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466"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467"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468"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69"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470"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471"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472"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473"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lang w:eastAsia="zh-CN"/>
          <w:rPrChange w:id="1474"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475"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476"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477"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478"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479"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480"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81"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82"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483"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484"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85"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86"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487"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488"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489"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490"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491"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492"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493"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494"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495"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496"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497"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498"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499"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500"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501"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502"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503"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504"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505"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506"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507"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508"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509"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510"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511"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512"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513"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514"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515"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516"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17"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518"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519"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520"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521"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522"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523"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524"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525"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526"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527"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28"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529"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530"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531"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532"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533"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534"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535"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36"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537"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538"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539"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40"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541"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542"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543"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544"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545"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46" w:author="Microsoft Office User" w:date="2017-08-26T15:42:00Z">
            <w:rPr>
              <w:rFonts w:ascii="Microsoft YaHei" w:eastAsia="Microsoft YaHei" w:hAnsi="Microsoft YaHei" w:hint="eastAsia"/>
              <w:lang w:eastAsia="zh-CN"/>
            </w:rPr>
          </w:rPrChange>
        </w:rPr>
        <w:lastRenderedPageBreak/>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547"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48"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549"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550"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55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52"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55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54"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555"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556"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557"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558"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559"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560"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561"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562"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56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64"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565"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566"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567"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568"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569"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570"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71"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572"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573"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574"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575"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76"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577"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lang w:eastAsia="zh-CN"/>
          <w:rPrChange w:id="1578"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579"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580"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581"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582"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583"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584"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585"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586"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587"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588"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589"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590"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591"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592"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593"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594"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1"/>
        <w:rPr>
          <w:del w:id="1595" w:author="Microsoft Office User" w:date="2017-08-26T16:27:00Z"/>
          <w:rFonts w:ascii=".萍方-简" w:eastAsiaTheme="minorEastAsia" w:hAnsi=".萍方-简"/>
          <w:lang w:eastAsia="zh-CN"/>
          <w:rPrChange w:id="1596" w:author="Microsoft Office User" w:date="2017-08-26T15:42:00Z">
            <w:rPr>
              <w:del w:id="1597" w:author="Microsoft Office User" w:date="2017-08-26T16:27:00Z"/>
              <w:rFonts w:ascii=".萍方-简" w:eastAsia=".萍方-简" w:hAnsi=".萍方-简"/>
              <w:lang w:eastAsia="zh-CN"/>
            </w:rPr>
          </w:rPrChange>
        </w:rPr>
      </w:pPr>
      <w:bookmarkStart w:id="1598" w:name="_Toc489971203"/>
      <w:del w:id="1599" w:author="Microsoft Office User" w:date="2017-08-26T16:27:00Z">
        <w:r w:rsidRPr="0088676B" w:rsidDel="000D2E05">
          <w:rPr>
            <w:rFonts w:ascii=".萍方-简" w:eastAsiaTheme="minorEastAsia" w:hAnsi=".萍方-简" w:hint="eastAsia"/>
            <w:lang w:eastAsia="zh-CN"/>
            <w:rPrChange w:id="1600" w:author="Microsoft Office User" w:date="2017-08-26T15:42:00Z">
              <w:rPr>
                <w:rFonts w:ascii=".萍方-简" w:eastAsia=".萍方-简" w:hAnsi=".萍方-简" w:hint="eastAsia"/>
                <w:lang w:eastAsia="zh-CN"/>
              </w:rPr>
            </w:rPrChange>
          </w:rPr>
          <w:delText>互助链区块链浏览器与钱包</w:delText>
        </w:r>
        <w:bookmarkEnd w:id="1598"/>
      </w:del>
    </w:p>
    <w:p w14:paraId="5F94F2EE" w14:textId="7914B3EB" w:rsidR="000C23B6" w:rsidRPr="0088676B" w:rsidDel="000D2E05" w:rsidRDefault="003444FA">
      <w:pPr>
        <w:pStyle w:val="1"/>
        <w:rPr>
          <w:del w:id="1601" w:author="Microsoft Office User" w:date="2017-08-26T16:27:00Z"/>
          <w:rFonts w:eastAsiaTheme="minorEastAsia"/>
          <w:lang w:eastAsia="zh-CN"/>
          <w:rPrChange w:id="1602" w:author="Microsoft Office User" w:date="2017-08-26T15:42:00Z">
            <w:rPr>
              <w:del w:id="1603" w:author="Microsoft Office User" w:date="2017-08-26T16:27:00Z"/>
              <w:rFonts w:eastAsia=".萍方-简"/>
              <w:lang w:eastAsia="zh-CN"/>
            </w:rPr>
          </w:rPrChange>
        </w:rPr>
        <w:pPrChange w:id="1604" w:author="Microsoft Office User" w:date="2017-08-26T16:27:00Z">
          <w:pPr/>
        </w:pPrChange>
      </w:pPr>
      <w:del w:id="1605" w:author="Microsoft Office User" w:date="2017-08-26T16:27:00Z">
        <w:r w:rsidRPr="0088676B" w:rsidDel="000D2E05">
          <w:rPr>
            <w:rFonts w:eastAsiaTheme="minorEastAsia"/>
            <w:noProof/>
            <w:lang w:eastAsia="zh-CN"/>
            <w:rPrChange w:id="1606" w:author="Microsoft Office User" w:date="2017-08-26T15:42:00Z">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7">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607"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1"/>
        <w:rPr>
          <w:del w:id="1608" w:author="Microsoft Office User" w:date="2017-08-26T16:27:00Z"/>
          <w:rFonts w:eastAsiaTheme="minorEastAsia"/>
          <w:lang w:eastAsia="zh-CN"/>
          <w:rPrChange w:id="1609" w:author="Microsoft Office User" w:date="2017-08-26T15:42:00Z">
            <w:rPr>
              <w:del w:id="1610" w:author="Microsoft Office User" w:date="2017-08-26T16:27:00Z"/>
              <w:rFonts w:eastAsia=".萍方-简"/>
              <w:lang w:eastAsia="zh-CN"/>
            </w:rPr>
          </w:rPrChange>
        </w:rPr>
        <w:pPrChange w:id="1611" w:author="Microsoft Office User" w:date="2017-08-26T16:27:00Z">
          <w:pPr/>
        </w:pPrChange>
      </w:pPr>
      <w:del w:id="1612" w:author="Microsoft Office User" w:date="2017-08-26T16:27:00Z">
        <w:r w:rsidRPr="0088676B" w:rsidDel="000D2E05">
          <w:rPr>
            <w:rFonts w:eastAsiaTheme="minorEastAsia"/>
            <w:lang w:eastAsia="zh-CN"/>
            <w:rPrChange w:id="1613" w:author="Microsoft Office User" w:date="2017-08-26T15:42:00Z">
              <w:rPr>
                <w:rFonts w:eastAsia=".萍方-简"/>
                <w:lang w:eastAsia="zh-CN"/>
              </w:rPr>
            </w:rPrChange>
          </w:rPr>
          <w:br w:type="page"/>
        </w:r>
      </w:del>
    </w:p>
    <w:p w14:paraId="73665CA1" w14:textId="338F60B0" w:rsidR="000C23B6" w:rsidRPr="0088676B" w:rsidDel="000D2E05" w:rsidRDefault="000C23B6">
      <w:pPr>
        <w:pStyle w:val="1"/>
        <w:rPr>
          <w:del w:id="1614" w:author="Microsoft Office User" w:date="2017-08-26T16:27:00Z"/>
          <w:rFonts w:eastAsiaTheme="minorEastAsia"/>
          <w:lang w:eastAsia="zh-CN"/>
          <w:rPrChange w:id="1615" w:author="Microsoft Office User" w:date="2017-08-26T15:42:00Z">
            <w:rPr>
              <w:del w:id="1616" w:author="Microsoft Office User" w:date="2017-08-26T16:27:00Z"/>
              <w:rFonts w:eastAsia=".萍方-简"/>
              <w:lang w:eastAsia="zh-CN"/>
            </w:rPr>
          </w:rPrChange>
        </w:rPr>
        <w:pPrChange w:id="1617" w:author="Microsoft Office User" w:date="2017-08-26T16:27:00Z">
          <w:pPr/>
        </w:pPrChange>
      </w:pPr>
    </w:p>
    <w:p w14:paraId="201CBB3C" w14:textId="4191CA9C" w:rsidR="00DC6072" w:rsidRPr="0088676B" w:rsidDel="000D2E05" w:rsidRDefault="005201E1">
      <w:pPr>
        <w:pStyle w:val="1"/>
        <w:rPr>
          <w:del w:id="1618" w:author="Microsoft Office User" w:date="2017-08-26T16:27:00Z"/>
          <w:rFonts w:ascii=".萍方-简" w:eastAsiaTheme="minorEastAsia" w:hAnsi=".萍方-简"/>
          <w:lang w:eastAsia="zh-CN"/>
          <w:rPrChange w:id="1619" w:author="Microsoft Office User" w:date="2017-08-26T15:42:00Z">
            <w:rPr>
              <w:del w:id="1620" w:author="Microsoft Office User" w:date="2017-08-26T16:27:00Z"/>
              <w:rFonts w:ascii=".萍方-简" w:eastAsia=".萍方-简" w:hAnsi=".萍方-简"/>
              <w:lang w:eastAsia="zh-CN"/>
            </w:rPr>
          </w:rPrChange>
        </w:rPr>
      </w:pPr>
      <w:bookmarkStart w:id="1621" w:name="_Toc489971204"/>
      <w:del w:id="1622" w:author="Microsoft Office User" w:date="2017-08-26T16:27:00Z">
        <w:r w:rsidRPr="0088676B" w:rsidDel="000D2E05">
          <w:rPr>
            <w:rFonts w:ascii=".萍方-简" w:eastAsiaTheme="minorEastAsia" w:hAnsi=".萍方-简" w:hint="eastAsia"/>
            <w:lang w:eastAsia="zh-CN"/>
            <w:rPrChange w:id="1623" w:author="Microsoft Office User" w:date="2017-08-26T15:42:00Z">
              <w:rPr>
                <w:rFonts w:ascii=".萍方-简" w:eastAsia=".萍方-简" w:hAnsi=".萍方-简" w:hint="eastAsia"/>
                <w:lang w:eastAsia="zh-CN"/>
              </w:rPr>
            </w:rPrChange>
          </w:rPr>
          <w:delText>互助链区块链中间件构架</w:delText>
        </w:r>
        <w:bookmarkEnd w:id="1621"/>
      </w:del>
    </w:p>
    <w:p w14:paraId="09479FAD" w14:textId="43768E11" w:rsidR="000F136E" w:rsidRPr="00AD6E38" w:rsidDel="000D2E05" w:rsidRDefault="008F6049">
      <w:pPr>
        <w:pStyle w:val="1"/>
        <w:rPr>
          <w:del w:id="1624" w:author="Microsoft Office User" w:date="2017-08-26T16:27:00Z"/>
          <w:rFonts w:eastAsiaTheme="minorEastAsia"/>
          <w:lang w:eastAsia="zh-CN"/>
        </w:rPr>
        <w:pPrChange w:id="1625" w:author="Microsoft Office User" w:date="2017-08-26T16:27:00Z">
          <w:pPr/>
        </w:pPrChange>
      </w:pPr>
      <w:del w:id="1626" w:author="Microsoft Office User" w:date="2017-08-26T16:27:00Z">
        <w:r w:rsidRPr="00AD6E38" w:rsidDel="000D2E05">
          <w:rPr>
            <w:rFonts w:eastAsiaTheme="minorEastAsia"/>
            <w:b w:val="0"/>
            <w:bCs w:val="0"/>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1"/>
        <w:rPr>
          <w:del w:id="1627" w:author="Microsoft Office User" w:date="2017-08-26T16:27:00Z"/>
          <w:rFonts w:asciiTheme="minorEastAsia" w:eastAsiaTheme="minorEastAsia" w:hAnsiTheme="minorEastAsia"/>
          <w:b w:val="0"/>
          <w:bCs w:val="0"/>
          <w:lang w:eastAsia="zh-CN"/>
          <w:rPrChange w:id="1628" w:author="Microsoft Office User" w:date="2017-08-26T15:42:00Z">
            <w:rPr>
              <w:del w:id="1629" w:author="Microsoft Office User" w:date="2017-08-26T16:27:00Z"/>
              <w:rFonts w:asciiTheme="minorEastAsia" w:eastAsiaTheme="minorEastAsia" w:hAnsiTheme="minorEastAsia"/>
              <w:b/>
              <w:bCs/>
              <w:lang w:eastAsia="zh-CN"/>
            </w:rPr>
          </w:rPrChange>
        </w:rPr>
        <w:pPrChange w:id="1630" w:author="Microsoft Office User" w:date="2017-08-26T16:27:00Z">
          <w:pPr/>
        </w:pPrChange>
      </w:pPr>
    </w:p>
    <w:p w14:paraId="006BC2B7" w14:textId="6247C1C7" w:rsidR="000F136E" w:rsidRPr="0088676B" w:rsidDel="000D2E05" w:rsidRDefault="000F136E">
      <w:pPr>
        <w:pStyle w:val="1"/>
        <w:rPr>
          <w:del w:id="1631" w:author="Microsoft Office User" w:date="2017-08-26T16:27:00Z"/>
          <w:rFonts w:asciiTheme="minorEastAsia" w:eastAsiaTheme="minorEastAsia" w:hAnsiTheme="minorEastAsia"/>
          <w:b w:val="0"/>
          <w:bCs w:val="0"/>
          <w:lang w:eastAsia="zh-CN"/>
          <w:rPrChange w:id="1632" w:author="Microsoft Office User" w:date="2017-08-26T15:42:00Z">
            <w:rPr>
              <w:del w:id="1633" w:author="Microsoft Office User" w:date="2017-08-26T16:27:00Z"/>
              <w:rFonts w:asciiTheme="minorEastAsia" w:eastAsiaTheme="minorEastAsia" w:hAnsiTheme="minorEastAsia" w:cs="Arial"/>
              <w:b/>
              <w:bCs/>
              <w:sz w:val="32"/>
              <w:szCs w:val="32"/>
              <w:lang w:eastAsia="zh-CN"/>
            </w:rPr>
          </w:rPrChange>
        </w:rPr>
        <w:pPrChange w:id="1634" w:author="Microsoft Office User" w:date="2017-08-26T16:27:00Z">
          <w:pPr/>
        </w:pPrChange>
      </w:pPr>
      <w:del w:id="1635"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2"/>
        <w:rPr>
          <w:del w:id="1636" w:author="Microsoft Office User" w:date="2017-08-26T16:27:00Z"/>
          <w:rFonts w:eastAsiaTheme="minorEastAsia"/>
          <w:lang w:eastAsia="zh-CN"/>
          <w:rPrChange w:id="1637" w:author="Microsoft Office User" w:date="2017-08-26T15:42:00Z">
            <w:rPr>
              <w:del w:id="1638" w:author="Microsoft Office User" w:date="2017-08-26T16:27:00Z"/>
              <w:rFonts w:eastAsia=".萍方-简"/>
              <w:lang w:eastAsia="zh-CN"/>
            </w:rPr>
          </w:rPrChange>
        </w:rPr>
      </w:pPr>
      <w:bookmarkStart w:id="1639" w:name="_Toc489971205"/>
      <w:del w:id="1640" w:author="Microsoft Office User" w:date="2017-08-26T16:27:00Z">
        <w:r w:rsidRPr="0088676B" w:rsidDel="000D2E05">
          <w:rPr>
            <w:rFonts w:eastAsiaTheme="minorEastAsia" w:hint="eastAsia"/>
            <w:lang w:eastAsia="zh-CN"/>
            <w:rPrChange w:id="1641" w:author="Microsoft Office User" w:date="2017-08-26T15:42:00Z">
              <w:rPr>
                <w:rFonts w:eastAsia=".萍方-简" w:hint="eastAsia"/>
                <w:lang w:eastAsia="zh-CN"/>
              </w:rPr>
            </w:rPrChange>
          </w:rPr>
          <w:delText>互助链跨链价值网关</w:delText>
        </w:r>
        <w:bookmarkEnd w:id="1639"/>
      </w:del>
    </w:p>
    <w:p w14:paraId="00C0B207" w14:textId="0800E6CA" w:rsidR="0076723B" w:rsidRPr="0088676B" w:rsidDel="000D2E05" w:rsidRDefault="0076723B" w:rsidP="0076723B">
      <w:pPr>
        <w:rPr>
          <w:del w:id="1642" w:author="Microsoft Office User" w:date="2017-08-26T16:27:00Z"/>
          <w:rFonts w:asciiTheme="minorEastAsia" w:eastAsiaTheme="minorEastAsia" w:hAnsiTheme="minorEastAsia"/>
          <w:bCs/>
          <w:lang w:eastAsia="zh-CN"/>
        </w:rPr>
      </w:pPr>
      <w:del w:id="1643" w:author="Microsoft Office User" w:date="2017-08-26T16:27:00Z">
        <w:r w:rsidRPr="0088676B" w:rsidDel="000D2E05">
          <w:rPr>
            <w:rFonts w:ascii=".萍方-简" w:eastAsiaTheme="minorEastAsia" w:hAnsi=".萍方-简" w:hint="eastAsia"/>
            <w:b/>
            <w:lang w:eastAsia="zh-CN"/>
            <w:rPrChange w:id="1644"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645"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646"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2"/>
        <w:rPr>
          <w:del w:id="1647" w:author="Microsoft Office User" w:date="2017-08-26T16:27:00Z"/>
          <w:rFonts w:eastAsiaTheme="minorEastAsia"/>
          <w:lang w:eastAsia="zh-CN"/>
          <w:rPrChange w:id="1648" w:author="Microsoft Office User" w:date="2017-08-26T15:42:00Z">
            <w:rPr>
              <w:del w:id="1649" w:author="Microsoft Office User" w:date="2017-08-26T16:27:00Z"/>
              <w:rFonts w:eastAsia=".萍方-简"/>
              <w:lang w:eastAsia="zh-CN"/>
            </w:rPr>
          </w:rPrChange>
        </w:rPr>
      </w:pPr>
      <w:bookmarkStart w:id="1650" w:name="_Toc489971206"/>
      <w:del w:id="1651" w:author="Microsoft Office User" w:date="2017-08-26T16:27:00Z">
        <w:r w:rsidRPr="0088676B" w:rsidDel="000D2E05">
          <w:rPr>
            <w:rFonts w:eastAsiaTheme="minorEastAsia" w:hint="eastAsia"/>
            <w:lang w:eastAsia="zh-CN"/>
            <w:rPrChange w:id="1652" w:author="Microsoft Office User" w:date="2017-08-26T15:42:00Z">
              <w:rPr>
                <w:rFonts w:eastAsia=".萍方-简" w:hint="eastAsia"/>
                <w:lang w:eastAsia="zh-CN"/>
              </w:rPr>
            </w:rPrChange>
          </w:rPr>
          <w:delText>互助链</w:delText>
        </w:r>
        <w:r w:rsidRPr="0088676B" w:rsidDel="000D2E05">
          <w:rPr>
            <w:rFonts w:eastAsiaTheme="minorEastAsia"/>
            <w:lang w:eastAsia="zh-CN"/>
            <w:rPrChange w:id="1653" w:author="Microsoft Office User" w:date="2017-08-26T15:42:00Z">
              <w:rPr>
                <w:rFonts w:eastAsia=".萍方-简"/>
                <w:lang w:eastAsia="zh-CN"/>
              </w:rPr>
            </w:rPrChange>
          </w:rPr>
          <w:delText>Fintech</w:delText>
        </w:r>
        <w:r w:rsidRPr="0088676B" w:rsidDel="000D2E05">
          <w:rPr>
            <w:rFonts w:eastAsiaTheme="minorEastAsia" w:hint="eastAsia"/>
            <w:lang w:eastAsia="zh-CN"/>
            <w:rPrChange w:id="1654" w:author="Microsoft Office User" w:date="2017-08-26T15:42:00Z">
              <w:rPr>
                <w:rFonts w:eastAsia=".萍方-简" w:hint="eastAsia"/>
                <w:lang w:eastAsia="zh-CN"/>
              </w:rPr>
            </w:rPrChange>
          </w:rPr>
          <w:delText>引擎</w:delText>
        </w:r>
        <w:bookmarkEnd w:id="1650"/>
      </w:del>
    </w:p>
    <w:p w14:paraId="1FDDCF0A" w14:textId="66D9EB85" w:rsidR="0076723B" w:rsidRPr="0088676B" w:rsidDel="000D2E05" w:rsidRDefault="0076723B" w:rsidP="00255521">
      <w:pPr>
        <w:rPr>
          <w:del w:id="1655" w:author="Microsoft Office User" w:date="2017-08-26T16:27:00Z"/>
          <w:rFonts w:ascii=".萍方-简" w:eastAsiaTheme="minorEastAsia" w:hAnsi=".萍方-简"/>
          <w:lang w:eastAsia="zh-CN"/>
          <w:rPrChange w:id="1656" w:author="Microsoft Office User" w:date="2017-08-26T15:42:00Z">
            <w:rPr>
              <w:del w:id="1657" w:author="Microsoft Office User" w:date="2017-08-26T16:27:00Z"/>
              <w:rFonts w:ascii=".萍方-简" w:eastAsia=".萍方-简" w:hAnsi=".萍方-简"/>
              <w:lang w:eastAsia="zh-CN"/>
            </w:rPr>
          </w:rPrChange>
        </w:rPr>
      </w:pPr>
      <w:del w:id="1658" w:author="Microsoft Office User" w:date="2017-08-26T16:27:00Z">
        <w:r w:rsidRPr="0088676B" w:rsidDel="000D2E05">
          <w:rPr>
            <w:rFonts w:ascii=".萍方-简" w:eastAsiaTheme="minorEastAsia" w:hAnsi=".萍方-简" w:hint="eastAsia"/>
            <w:b/>
            <w:lang w:eastAsia="zh-CN"/>
            <w:rPrChange w:id="1659"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660"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1"/>
        <w:rPr>
          <w:rFonts w:ascii=".萍方-简" w:eastAsiaTheme="minorEastAsia" w:hAnsi=".萍方-简"/>
          <w:lang w:eastAsia="zh-CN"/>
          <w:rPrChange w:id="1661" w:author="Microsoft Office User" w:date="2017-08-26T15:42:00Z">
            <w:rPr>
              <w:rFonts w:ascii=".萍方-简" w:eastAsia=".萍方-简" w:hAnsi=".萍方-简"/>
              <w:lang w:eastAsia="zh-CN"/>
            </w:rPr>
          </w:rPrChange>
        </w:rPr>
      </w:pPr>
      <w:bookmarkStart w:id="1662"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663"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664" w:author="Microsoft Office User" w:date="2017-08-26T15:42:00Z">
            <w:rPr>
              <w:rFonts w:ascii=".萍方-简" w:eastAsia=".萍方-简" w:hAnsi=".萍方-简" w:hint="eastAsia"/>
              <w:lang w:eastAsia="zh-CN"/>
            </w:rPr>
          </w:rPrChange>
        </w:rPr>
        <w:t>逻辑</w:t>
      </w:r>
      <w:bookmarkEnd w:id="1662"/>
    </w:p>
    <w:p w14:paraId="43C30677" w14:textId="77777777" w:rsidR="007255EC" w:rsidRPr="0088676B" w:rsidRDefault="00BB6926" w:rsidP="00255521">
      <w:pPr>
        <w:rPr>
          <w:rFonts w:eastAsiaTheme="minorEastAsia"/>
          <w:lang w:eastAsia="zh-CN"/>
        </w:rPr>
      </w:pPr>
      <w:r w:rsidRPr="00DE6D50">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0887F0D3" w:rsidR="00F61D73" w:rsidRPr="0088676B" w:rsidRDefault="002B215F" w:rsidP="00F61D73">
      <w:pPr>
        <w:pStyle w:val="1"/>
        <w:rPr>
          <w:rFonts w:ascii=".萍方-简" w:eastAsiaTheme="minorEastAsia" w:hAnsi=".萍方-简"/>
          <w:lang w:eastAsia="zh-CN"/>
          <w:rPrChange w:id="1665" w:author="Microsoft Office User" w:date="2017-08-26T15:42:00Z">
            <w:rPr>
              <w:rFonts w:ascii=".萍方-简" w:eastAsia=".萍方-简" w:hAnsi=".萍方-简"/>
              <w:lang w:eastAsia="zh-CN"/>
            </w:rPr>
          </w:rPrChange>
        </w:rPr>
      </w:pPr>
      <w:bookmarkStart w:id="1666" w:name="_Toc489971208"/>
      <w:r>
        <w:rPr>
          <w:rFonts w:ascii=".萍方-简" w:eastAsiaTheme="minorEastAsia" w:hAnsi=".萍方-简" w:hint="eastAsia"/>
          <w:lang w:eastAsia="zh-CN"/>
        </w:rPr>
        <w:t>相互链</w:t>
      </w:r>
      <w:r w:rsidR="00F61D73" w:rsidRPr="0088676B">
        <w:rPr>
          <w:rFonts w:ascii=".萍方-简" w:eastAsiaTheme="minorEastAsia" w:hAnsi=".萍方-简" w:hint="eastAsia"/>
          <w:lang w:eastAsia="zh-CN"/>
          <w:rPrChange w:id="1667" w:author="Microsoft Office User" w:date="2017-08-26T15:42:00Z">
            <w:rPr>
              <w:rFonts w:ascii=".萍方-简" w:eastAsia=".萍方-简" w:hAnsi=".萍方-简" w:hint="eastAsia"/>
              <w:lang w:eastAsia="zh-CN"/>
            </w:rPr>
          </w:rPrChange>
        </w:rPr>
        <w:t>数字资产</w:t>
      </w:r>
      <w:r w:rsidR="00C60813" w:rsidRPr="0088676B">
        <w:rPr>
          <w:rFonts w:ascii=".萍方-简" w:eastAsiaTheme="minorEastAsia" w:hAnsi=".萍方-简" w:hint="eastAsia"/>
          <w:lang w:eastAsia="zh-CN"/>
          <w:rPrChange w:id="1668" w:author="Microsoft Office User" w:date="2017-08-26T15:42:00Z">
            <w:rPr>
              <w:rFonts w:ascii=".萍方-简" w:eastAsia=".萍方-简" w:hAnsi=".萍方-简" w:hint="eastAsia"/>
              <w:lang w:eastAsia="zh-CN"/>
            </w:rPr>
          </w:rPrChange>
        </w:rPr>
        <w:t>与交易</w:t>
      </w:r>
      <w:bookmarkEnd w:id="1666"/>
    </w:p>
    <w:p w14:paraId="2A10ABFE" w14:textId="2A2845DF" w:rsidR="00A668F5" w:rsidRPr="0088676B" w:rsidRDefault="00747E49">
      <w:pPr>
        <w:rPr>
          <w:rFonts w:eastAsiaTheme="minorEastAsia"/>
          <w:lang w:eastAsia="zh-CN"/>
        </w:rPr>
      </w:pPr>
      <w:r w:rsidRPr="00DE6D50">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88676B" w:rsidRDefault="00517FED" w:rsidP="009F0864">
      <w:pPr>
        <w:numPr>
          <w:ilvl w:val="0"/>
          <w:numId w:val="22"/>
        </w:numPr>
        <w:rPr>
          <w:rFonts w:ascii=".萍方-简" w:eastAsiaTheme="minorEastAsia" w:hAnsi=".萍方-简"/>
          <w:lang w:eastAsia="zh-CN"/>
          <w:rPrChange w:id="166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0"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67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2"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67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4"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6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6"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67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8"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67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0"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68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2"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68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4"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685"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1"/>
        <w:rPr>
          <w:rFonts w:ascii=".萍方-简" w:eastAsiaTheme="minorEastAsia" w:hAnsi=".萍方-简"/>
          <w:lang w:eastAsia="zh-CN"/>
          <w:rPrChange w:id="1686" w:author="Microsoft Office User" w:date="2017-08-26T15:42:00Z">
            <w:rPr>
              <w:rFonts w:ascii=".萍方-简" w:eastAsia=".萍方-简" w:hAnsi=".萍方-简"/>
              <w:lang w:eastAsia="zh-CN"/>
            </w:rPr>
          </w:rPrChange>
        </w:rPr>
      </w:pPr>
      <w:bookmarkStart w:id="1687" w:name="_Toc489971209"/>
      <w:r w:rsidRPr="0088676B">
        <w:rPr>
          <w:rFonts w:ascii=".萍方-简" w:eastAsiaTheme="minorEastAsia" w:hAnsi=".萍方-简" w:hint="eastAsia"/>
          <w:lang w:eastAsia="zh-CN"/>
          <w:rPrChange w:id="1688"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689" w:author="Microsoft Office User" w:date="2017-08-26T15:42:00Z">
            <w:rPr>
              <w:rFonts w:ascii=".萍方-简" w:eastAsia=".萍方-简" w:hAnsi=".萍方-简" w:hint="eastAsia"/>
              <w:lang w:eastAsia="zh-CN"/>
            </w:rPr>
          </w:rPrChange>
        </w:rPr>
        <w:t>保险系统</w:t>
      </w:r>
      <w:bookmarkEnd w:id="1687"/>
    </w:p>
    <w:p w14:paraId="10FB6026" w14:textId="77777777" w:rsidR="00F8790E" w:rsidRPr="0088676B" w:rsidRDefault="00F8790E" w:rsidP="00255521">
      <w:pPr>
        <w:pStyle w:val="2"/>
        <w:rPr>
          <w:rFonts w:eastAsiaTheme="minorEastAsia"/>
          <w:lang w:eastAsia="zh-CN"/>
        </w:rPr>
      </w:pPr>
      <w:bookmarkStart w:id="1690" w:name="_Toc489971210"/>
      <w:r w:rsidRPr="0088676B">
        <w:rPr>
          <w:rFonts w:eastAsiaTheme="minorEastAsia" w:hint="eastAsia"/>
          <w:lang w:eastAsia="zh-CN"/>
          <w:rPrChange w:id="1691" w:author="Microsoft Office User" w:date="2017-08-26T15:42:00Z">
            <w:rPr>
              <w:rFonts w:eastAsia=".萍方-简" w:hint="eastAsia"/>
              <w:lang w:eastAsia="zh-CN"/>
            </w:rPr>
          </w:rPrChange>
        </w:rPr>
        <w:t>为什么选择以太坊</w:t>
      </w:r>
      <w:bookmarkEnd w:id="1690"/>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92"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693"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94"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695"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96"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697"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698"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699"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700"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701"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702" w:author="Microsoft Office User" w:date="2017-08-26T15:42:00Z">
            <w:rPr>
              <w:rFonts w:ascii=".萍方-简" w:eastAsia=".萍方-简" w:hAnsi=".萍方-简" w:hint="eastAsia"/>
              <w:lang w:eastAsia="zh-CN"/>
            </w:rPr>
          </w:rPrChange>
        </w:rPr>
        <w:t>年间由</w:t>
      </w:r>
      <w:r w:rsidRPr="0088676B">
        <w:rPr>
          <w:rFonts w:ascii=".萍方-简" w:eastAsiaTheme="minorEastAsia" w:hAnsi=".萍方-简"/>
          <w:lang w:eastAsia="zh-CN"/>
          <w:rPrChange w:id="1703" w:author="Microsoft Office User" w:date="2017-08-26T15:42:00Z">
            <w:rPr>
              <w:rFonts w:ascii=".萍方-简" w:eastAsia=".萍方-简" w:hAnsi=".萍方-简"/>
              <w:lang w:eastAsia="zh-CN"/>
            </w:rPr>
          </w:rPrChange>
        </w:rPr>
        <w:t>Vitalik</w:t>
      </w:r>
      <w:r w:rsidR="003615CD" w:rsidRPr="0088676B">
        <w:rPr>
          <w:rFonts w:ascii=".萍方-简" w:eastAsiaTheme="minorEastAsia" w:hAnsi=".萍方-简"/>
          <w:lang w:eastAsia="zh-CN"/>
          <w:rPrChange w:id="1704" w:author="Microsoft Office User" w:date="2017-08-26T15:42:00Z">
            <w:rPr>
              <w:rFonts w:ascii=".萍方-简" w:eastAsia=".萍方-简" w:hAnsi=".萍方-简"/>
              <w:lang w:eastAsia="zh-CN"/>
            </w:rPr>
          </w:rPrChange>
        </w:rPr>
        <w:t xml:space="preserve"> </w:t>
      </w:r>
      <w:r w:rsidRPr="0088676B">
        <w:rPr>
          <w:rFonts w:ascii=".萍方-简" w:eastAsiaTheme="minorEastAsia" w:hAnsi=".萍方-简"/>
          <w:lang w:eastAsia="zh-CN"/>
          <w:rPrChange w:id="1705" w:author="Microsoft Office User" w:date="2017-08-26T15:42:00Z">
            <w:rPr>
              <w:rFonts w:ascii=".萍方-简" w:eastAsia=".萍方-简" w:hAnsi=".萍方-简"/>
              <w:lang w:eastAsia="zh-CN"/>
            </w:rPr>
          </w:rPrChange>
        </w:rPr>
        <w:t>Buterin</w:t>
      </w:r>
      <w:r w:rsidRPr="0088676B">
        <w:rPr>
          <w:rFonts w:ascii=".萍方-简" w:eastAsiaTheme="minorEastAsia" w:hAnsi=".萍方-简" w:hint="eastAsia"/>
          <w:lang w:eastAsia="zh-CN"/>
          <w:rPrChange w:id="1706"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70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708"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709"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10"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711"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712"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713"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14"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715"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716"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17"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718"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r w:rsidRPr="0088676B">
        <w:rPr>
          <w:rFonts w:eastAsiaTheme="minorEastAsia"/>
          <w:lang w:eastAsia="zh-CN"/>
        </w:rPr>
        <w:t>DApp</w:t>
      </w:r>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2"/>
        <w:rPr>
          <w:rFonts w:eastAsiaTheme="minorEastAsia"/>
          <w:lang w:eastAsia="zh-CN"/>
        </w:rPr>
      </w:pPr>
      <w:bookmarkStart w:id="1719" w:name="_Toc489971211"/>
      <w:r w:rsidRPr="0088676B">
        <w:rPr>
          <w:rFonts w:ascii=".萍方-简" w:eastAsiaTheme="minorEastAsia" w:hAnsi=".萍方-简" w:hint="eastAsia"/>
          <w:lang w:eastAsia="zh-CN"/>
          <w:rPrChange w:id="1720" w:author="Microsoft Office User" w:date="2017-08-26T15:42:00Z">
            <w:rPr>
              <w:rFonts w:ascii=".萍方-简" w:eastAsia=".萍方-简" w:hAnsi=".萍方-简" w:hint="eastAsia"/>
              <w:lang w:eastAsia="zh-CN"/>
            </w:rPr>
          </w:rPrChange>
        </w:rPr>
        <w:t>智能合约平台</w:t>
      </w:r>
      <w:bookmarkEnd w:id="1719"/>
    </w:p>
    <w:p w14:paraId="4150D67B" w14:textId="1372E8BB" w:rsidR="00F8790E" w:rsidRPr="0088676B" w:rsidRDefault="00F8790E" w:rsidP="00F8790E">
      <w:pPr>
        <w:rPr>
          <w:rFonts w:ascii=".萍方-简" w:eastAsiaTheme="minorEastAsia" w:hAnsi=".萍方-简"/>
          <w:lang w:eastAsia="zh-CN"/>
          <w:rPrChange w:id="172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2" w:author="Microsoft Office User" w:date="2017-08-26T15:42:00Z">
            <w:rPr>
              <w:rFonts w:ascii=".萍方-简" w:eastAsia=".萍方-简" w:hAnsi=".萍方-简" w:hint="eastAsia"/>
              <w:lang w:eastAsia="zh-CN"/>
            </w:rPr>
          </w:rPrChange>
        </w:rPr>
        <w:t>支持智能合约体系的关键部分是以太坊虚拟机（</w:t>
      </w:r>
      <w:r w:rsidRPr="0088676B">
        <w:rPr>
          <w:rFonts w:ascii=".萍方-简" w:eastAsiaTheme="minorEastAsia" w:hAnsi=".萍方-简"/>
          <w:lang w:eastAsia="zh-CN"/>
          <w:rPrChange w:id="1723" w:author="Microsoft Office User" w:date="2017-08-26T15:42:00Z">
            <w:rPr>
              <w:rFonts w:ascii=".萍方-简" w:eastAsia=".萍方-简" w:hAnsi=".萍方-简"/>
              <w:lang w:eastAsia="zh-CN"/>
            </w:rPr>
          </w:rPrChange>
        </w:rPr>
        <w:t xml:space="preserve">Ethereum Virtual Machine </w:t>
      </w:r>
      <w:r w:rsidRPr="0088676B">
        <w:rPr>
          <w:rFonts w:ascii=".萍方-简" w:eastAsiaTheme="minorEastAsia" w:hAnsi=".萍方-简" w:hint="eastAsia"/>
          <w:lang w:eastAsia="zh-CN"/>
          <w:rPrChange w:id="1724"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725" w:author="Microsoft Office User" w:date="2017-08-26T15:42:00Z">
            <w:rPr>
              <w:rFonts w:ascii=".萍方-简" w:eastAsia=".萍方-简" w:hAnsi=".萍方-简" w:hint="eastAsia"/>
              <w:lang w:eastAsia="zh-CN"/>
            </w:rPr>
          </w:rPrChange>
        </w:rPr>
        <w:t>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ad"/>
        <w:numPr>
          <w:ilvl w:val="0"/>
          <w:numId w:val="16"/>
        </w:numPr>
        <w:rPr>
          <w:rFonts w:ascii=".萍方-简" w:eastAsiaTheme="minorEastAsia" w:hAnsi=".萍方-简"/>
          <w:lang w:eastAsia="zh-CN"/>
          <w:rPrChange w:id="172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7"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ad"/>
        <w:numPr>
          <w:ilvl w:val="0"/>
          <w:numId w:val="16"/>
        </w:numPr>
        <w:rPr>
          <w:rFonts w:ascii=".萍方-简" w:eastAsiaTheme="minorEastAsia" w:hAnsi=".萍方-简"/>
          <w:lang w:eastAsia="zh-CN"/>
          <w:rPrChange w:id="172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9"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ad"/>
        <w:numPr>
          <w:ilvl w:val="0"/>
          <w:numId w:val="16"/>
        </w:numPr>
        <w:rPr>
          <w:rFonts w:ascii=".萍方-简" w:eastAsiaTheme="minorEastAsia" w:hAnsi=".萍方-简"/>
          <w:lang w:eastAsia="zh-CN"/>
          <w:rPrChange w:id="173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31" w:author="Microsoft Office User" w:date="2017-08-26T15:42:00Z">
            <w:rPr>
              <w:rFonts w:ascii=".萍方-简" w:eastAsia=".萍方-简" w:hAnsi=".萍方-简" w:hint="eastAsia"/>
              <w:lang w:eastAsia="zh-CN"/>
            </w:rPr>
          </w:rPrChange>
        </w:rPr>
        <w:t>资金的使用，流向公开，透明</w:t>
      </w:r>
    </w:p>
    <w:p w14:paraId="13D716B5" w14:textId="37DADF70" w:rsidR="00F8790E" w:rsidRPr="0088676B" w:rsidRDefault="00F8790E" w:rsidP="00F8790E">
      <w:pPr>
        <w:rPr>
          <w:rFonts w:ascii=".萍方-简" w:eastAsiaTheme="minorEastAsia" w:hAnsi=".萍方-简"/>
          <w:lang w:eastAsia="zh-CN"/>
          <w:rPrChange w:id="173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33" w:author="Microsoft Office User" w:date="2017-08-26T15:42:00Z">
            <w:rPr>
              <w:rFonts w:ascii=".萍方-简" w:eastAsia=".萍方-简" w:hAnsi=".萍方-简" w:hint="eastAsia"/>
              <w:lang w:eastAsia="zh-CN"/>
            </w:rPr>
          </w:rPrChange>
        </w:rPr>
        <w:t>以太坊上要写智能合约有好几种语言可选：有点类似</w:t>
      </w:r>
      <w:r w:rsidRPr="0088676B">
        <w:rPr>
          <w:rFonts w:ascii=".萍方-简" w:eastAsiaTheme="minorEastAsia" w:hAnsi=".萍方-简"/>
          <w:lang w:eastAsia="zh-CN"/>
          <w:rPrChange w:id="1734" w:author="Microsoft Office User" w:date="2017-08-26T15:42:00Z">
            <w:rPr>
              <w:rFonts w:ascii=".萍方-简" w:eastAsia=".萍方-简" w:hAnsi=".萍方-简"/>
              <w:lang w:eastAsia="zh-CN"/>
            </w:rPr>
          </w:rPrChange>
        </w:rPr>
        <w:t>Javascript</w:t>
      </w:r>
      <w:r w:rsidRPr="0088676B">
        <w:rPr>
          <w:rFonts w:ascii=".萍方-简" w:eastAsiaTheme="minorEastAsia" w:hAnsi=".萍方-简" w:hint="eastAsia"/>
          <w:lang w:eastAsia="zh-CN"/>
          <w:rPrChange w:id="1735"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736"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737"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738"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739"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740"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741"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742"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743"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744"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745"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746"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747"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748"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749" w:author="Microsoft Office User" w:date="2017-08-26T15:42:00Z">
            <w:rPr>
              <w:rFonts w:ascii=".萍方-简" w:eastAsia=".萍方-简" w:hAnsi=".萍方-简" w:hint="eastAsia"/>
              <w:lang w:eastAsia="zh-CN"/>
            </w:rPr>
          </w:rPrChange>
        </w:rPr>
        <w:t>。我们为</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750" w:author="Microsoft Office User" w:date="2017-08-26T15:42:00Z">
            <w:rPr>
              <w:rFonts w:ascii=".萍方-简" w:eastAsia=".萍方-简" w:hAnsi=".萍方-简" w:hint="eastAsia"/>
              <w:lang w:eastAsia="zh-CN"/>
            </w:rPr>
          </w:rPrChange>
        </w:rPr>
        <w:t>选择了</w:t>
      </w:r>
      <w:r w:rsidRPr="0088676B">
        <w:rPr>
          <w:rFonts w:ascii=".萍方-简" w:eastAsiaTheme="minorEastAsia" w:hAnsi=".萍方-简"/>
          <w:lang w:eastAsia="zh-CN"/>
          <w:rPrChange w:id="1751"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52"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753" w:author="Microsoft Office User" w:date="2017-08-26T15:42:00Z">
            <w:rPr>
              <w:rFonts w:ascii=".萍方-简" w:eastAsia=".萍方-简" w:hAnsi=".萍方-简"/>
              <w:lang w:eastAsia="zh-CN"/>
            </w:rPr>
          </w:rPrChange>
        </w:rPr>
        <w:t>DApps</w:t>
      </w:r>
      <w:r w:rsidRPr="0088676B">
        <w:rPr>
          <w:rFonts w:ascii=".萍方-简" w:eastAsiaTheme="minorEastAsia" w:hAnsi=".萍方-简" w:hint="eastAsia"/>
          <w:lang w:eastAsia="zh-CN"/>
          <w:rPrChange w:id="1754"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755"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756"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757"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58"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w:t>
      </w:r>
      <w:r w:rsidRPr="0088676B">
        <w:rPr>
          <w:rFonts w:ascii=".萍方-简" w:eastAsiaTheme="minorEastAsia" w:hAnsi=".萍方-简" w:hint="eastAsia"/>
          <w:lang w:eastAsia="zh-CN"/>
          <w:rPrChange w:id="1759" w:author="Microsoft Office User" w:date="2017-08-26T15:42:00Z">
            <w:rPr>
              <w:rFonts w:ascii=".萍方-简" w:eastAsia=".萍方-简" w:hAnsi=".萍方-简" w:hint="eastAsia"/>
              <w:lang w:eastAsia="zh-CN"/>
            </w:rPr>
          </w:rPrChange>
        </w:rPr>
        <w:lastRenderedPageBreak/>
        <w:t>以及其他使用者交互信息、也可以用来执行具有复杂逻辑性的应用，譬如建立一套基于以太坊的代币系统、发起一次</w:t>
      </w:r>
      <w:r w:rsidRPr="0088676B">
        <w:rPr>
          <w:rFonts w:ascii=".萍方-简" w:eastAsiaTheme="minorEastAsia" w:hAnsi=".萍方-简"/>
          <w:lang w:eastAsia="zh-CN"/>
          <w:rPrChange w:id="1760"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61"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2"/>
        <w:rPr>
          <w:rFonts w:ascii=".萍方-简" w:eastAsiaTheme="minorEastAsia" w:hAnsi=".萍方-简"/>
          <w:lang w:eastAsia="zh-CN"/>
          <w:rPrChange w:id="1762" w:author="Microsoft Office User" w:date="2017-08-26T15:42:00Z">
            <w:rPr>
              <w:rFonts w:ascii=".萍方-简" w:eastAsia=".萍方-简" w:hAnsi=".萍方-简"/>
              <w:lang w:eastAsia="zh-CN"/>
            </w:rPr>
          </w:rPrChange>
        </w:rPr>
      </w:pPr>
      <w:bookmarkStart w:id="1763" w:name="_Toc489971212"/>
      <w:r w:rsidRPr="0088676B">
        <w:rPr>
          <w:rFonts w:ascii=".萍方-简" w:eastAsiaTheme="minorEastAsia" w:hAnsi=".萍方-简" w:hint="eastAsia"/>
          <w:lang w:eastAsia="zh-CN"/>
          <w:rPrChange w:id="1764" w:author="Microsoft Office User" w:date="2017-08-26T15:42:00Z">
            <w:rPr>
              <w:rFonts w:ascii=".萍方-简" w:eastAsia=".萍方-简" w:hAnsi=".萍方-简" w:hint="eastAsia"/>
              <w:lang w:eastAsia="zh-CN"/>
            </w:rPr>
          </w:rPrChange>
        </w:rPr>
        <w:t>系统框架</w:t>
      </w:r>
      <w:bookmarkEnd w:id="1763"/>
    </w:p>
    <w:p w14:paraId="2E870D5F" w14:textId="77777777" w:rsidR="00F8790E" w:rsidRPr="0088676B" w:rsidRDefault="00F8790E" w:rsidP="00F8790E">
      <w:pPr>
        <w:rPr>
          <w:rFonts w:ascii=".萍方-简" w:eastAsiaTheme="minorEastAsia" w:hAnsi=".萍方-简"/>
          <w:lang w:eastAsia="zh-CN"/>
          <w:rPrChange w:id="176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6" w:author="Microsoft Office User" w:date="2017-08-26T15:42:00Z">
            <w:rPr>
              <w:rFonts w:ascii=".萍方-简" w:eastAsia=".萍方-简" w:hAnsi=".萍方-简" w:hint="eastAsia"/>
              <w:lang w:eastAsia="zh-CN"/>
            </w:rPr>
          </w:rPrChange>
        </w:rPr>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767"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768"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769"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70"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771"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191034" w:rsidRPr="00D12429" w:rsidRDefault="00191034"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191034" w:rsidRDefault="00191034"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606F82D" w14:textId="77777777" w:rsidR="00191034" w:rsidRPr="00D12429" w:rsidRDefault="00191034"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191034" w:rsidRDefault="00191034" w:rsidP="00F8790E"/>
                    </w:txbxContent>
                  </v:textbox>
                </v:shape>
              </v:group>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191034" w:rsidRPr="00A06DCF" w:rsidRDefault="00191034"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191034" w:rsidRDefault="00191034"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" fillcolor="#548dd4 [1951]" strokecolor="#548dd4 [1951]" strokeweight="2p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E78A30B" w14:textId="77777777" w:rsidR="00191034" w:rsidRPr="00A06DCF" w:rsidRDefault="00191034"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191034" w:rsidRDefault="00191034" w:rsidP="00F8790E"/>
                    </w:txbxContent>
                  </v:textbox>
                </v:shape>
              </v:group>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" fillcolor="white [3201]" stroked="f" strokeweight=".5pt">
                <v:textbox>
                  <w:txbxContent>
                    <w:p w14:paraId="4E3725C6"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772"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773"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191034" w:rsidRPr="00A06DCF" w:rsidRDefault="00191034" w:rsidP="00F8790E">
                                <w:pPr>
                                  <w:jc w:val="center"/>
                                  <w:rPr>
                                    <w:rFonts w:eastAsiaTheme="minorEastAsia"/>
                                    <w:b/>
                                    <w:color w:val="FFFFFF" w:themeColor="background1"/>
                                    <w:lang w:eastAsia="zh-CN"/>
                                  </w:rPr>
                                </w:pPr>
                                <w:r>
                                  <w:rPr>
                                    <w:b/>
                                    <w:color w:val="FFFFFF" w:themeColor="background1"/>
                                  </w:rPr>
                                  <w:t>AI</w:t>
                                </w:r>
                              </w:p>
                              <w:p w14:paraId="4271BC7E" w14:textId="77777777" w:rsidR="00191034" w:rsidRDefault="00191034"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191034" w:rsidRPr="00D12429" w:rsidRDefault="00191034"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191034" w:rsidRDefault="00191034"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191034" w:rsidRDefault="00191034"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191034" w:rsidRDefault="00191034"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BbwwAAANsAAAAPAAAAZHJzL2Rvd25yZXYueG1sRI9Ra8Iw&#10;FIXfB/6HcAe+zVQF2T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uKywW8MAAADbAAAADwAA&#10;AAAAAAAAAAAAAAAHAgAAZHJzL2Rvd25yZXYueG1sUEsFBgAAAAADAAMAtwAAAPcCAAAAAA==&#10;" filled="f" strokecolor="#8db3e2 [1311]" strokeweight="2p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7504EB4"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" fillcolor="#548dd4 [1951]" strokecolor="#548dd4 [1951]" strokeweight="2p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5A051E0" w14:textId="77777777" w:rsidR="00191034" w:rsidRPr="00A06DCF" w:rsidRDefault="00191034" w:rsidP="00F8790E">
                          <w:pPr>
                            <w:jc w:val="center"/>
                            <w:rPr>
                              <w:rFonts w:eastAsiaTheme="minorEastAsia"/>
                              <w:b/>
                              <w:color w:val="FFFFFF" w:themeColor="background1"/>
                              <w:lang w:eastAsia="zh-CN"/>
                            </w:rPr>
                          </w:pPr>
                          <w:r>
                            <w:rPr>
                              <w:b/>
                              <w:color w:val="FFFFFF" w:themeColor="background1"/>
                            </w:rPr>
                            <w:t>AI</w:t>
                          </w:r>
                        </w:p>
                        <w:p w14:paraId="4271BC7E" w14:textId="77777777" w:rsidR="00191034" w:rsidRDefault="00191034" w:rsidP="00F8790E"/>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" fillcolor="#548dd4 [1951]" strokecolor="#548dd4 [1951]" strokeweight="2p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01BDF84" w14:textId="77777777" w:rsidR="00191034" w:rsidRPr="00D12429" w:rsidRDefault="00191034"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191034" w:rsidRDefault="00191034" w:rsidP="00F8790E"/>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" fillcolor="#548dd4 [1951]" strokecolor="#548dd4 [1951]" strokeweight="2p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41ED08A" w14:textId="77777777" w:rsidR="00191034" w:rsidRDefault="00191034"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" fillcolor="#548dd4 [1951]" strokecolor="#548dd4 [1951]" strokeweight="2p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CD7F55E" w14:textId="77777777" w:rsidR="00191034" w:rsidRDefault="00191034"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774"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77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776"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191034" w:rsidRDefault="00191034"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" filled="f" stroked="f" strokeweight=".5pt">
                <v:textbox>
                  <w:txbxContent>
                    <w:p w14:paraId="170AC760" w14:textId="77777777" w:rsidR="00191034" w:rsidRDefault="00191034"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191034" w:rsidRDefault="00191034"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E125150"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980091C" w14:textId="77777777" w:rsidR="00191034" w:rsidRDefault="00191034"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191034" w:rsidRDefault="00191034"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" filled="f" stroked="f" strokeweight=".5pt">
                <v:textbox>
                  <w:txbxContent>
                    <w:p w14:paraId="35A99185" w14:textId="77777777" w:rsidR="00191034" w:rsidRDefault="00191034"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777"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778"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779"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191034" w:rsidRPr="00D12429" w:rsidRDefault="00191034"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191034" w:rsidRDefault="00191034"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" filled="f" stroked="f" strokeweight=".5pt">
                <v:textbox>
                  <w:txbxContent>
                    <w:p w14:paraId="548DB4B2" w14:textId="77777777" w:rsidR="00191034" w:rsidRPr="00D12429" w:rsidRDefault="00191034"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191034" w:rsidRDefault="00191034" w:rsidP="00F8790E"/>
                  </w:txbxContent>
                </v:textbox>
              </v:shape>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191034" w:rsidRPr="00D12429" w:rsidRDefault="00191034"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191034" w:rsidRDefault="00191034"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191034" w:rsidRPr="00580722" w:rsidRDefault="00191034"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F205564" w14:textId="77777777" w:rsidR="00191034" w:rsidRPr="00580722" w:rsidRDefault="00191034"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0E6B4FC" w14:textId="77777777" w:rsidR="00191034" w:rsidRPr="00D12429" w:rsidRDefault="00191034"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191034" w:rsidRDefault="00191034" w:rsidP="00F8790E"/>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73D8C4E" w14:textId="77777777" w:rsidR="00191034" w:rsidRPr="00580722" w:rsidRDefault="00191034"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780"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781"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2"/>
        <w:rPr>
          <w:rFonts w:ascii=".萍方-简" w:eastAsiaTheme="minorEastAsia" w:hAnsi=".萍方-简"/>
          <w:lang w:eastAsia="zh-CN"/>
          <w:rPrChange w:id="1782" w:author="Microsoft Office User" w:date="2017-08-26T15:42:00Z">
            <w:rPr>
              <w:rFonts w:ascii=".萍方-简" w:eastAsia=".萍方-简" w:hAnsi=".萍方-简"/>
              <w:lang w:eastAsia="zh-CN"/>
            </w:rPr>
          </w:rPrChange>
        </w:rPr>
      </w:pPr>
      <w:bookmarkStart w:id="1783" w:name="_Toc489971213"/>
      <w:r w:rsidRPr="0088676B">
        <w:rPr>
          <w:rFonts w:ascii=".萍方-简" w:eastAsiaTheme="minorEastAsia" w:hAnsi=".萍方-简" w:hint="eastAsia"/>
          <w:lang w:eastAsia="zh-CN"/>
          <w:rPrChange w:id="1784" w:author="Microsoft Office User" w:date="2017-08-26T15:42:00Z">
            <w:rPr>
              <w:rFonts w:ascii=".萍方-简" w:eastAsia=".萍方-简" w:hAnsi=".萍方-简" w:hint="eastAsia"/>
              <w:lang w:eastAsia="zh-CN"/>
            </w:rPr>
          </w:rPrChange>
        </w:rPr>
        <w:t>互助币</w:t>
      </w:r>
      <w:bookmarkEnd w:id="1783"/>
    </w:p>
    <w:p w14:paraId="7DA1018F" w14:textId="3933C90E" w:rsid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lang w:eastAsia="zh-CN"/>
        </w:rPr>
        <w:t>GAS</w:t>
      </w:r>
      <w:r>
        <w:rPr>
          <w:rFonts w:ascii=".萍方-简" w:eastAsiaTheme="minorEastAsia" w:hAnsi=".萍方-简" w:hint="eastAsia"/>
          <w:lang w:eastAsia="zh-CN"/>
        </w:rPr>
        <w:t>属性</w:t>
      </w:r>
      <w:r w:rsidR="00FE34E0">
        <w:rPr>
          <w:rFonts w:ascii=".萍方-简" w:eastAsiaTheme="minorEastAsia" w:hAnsi=".萍方-简" w:hint="eastAsia"/>
          <w:lang w:eastAsia="zh-CN"/>
        </w:rPr>
        <w:t>；</w:t>
      </w:r>
    </w:p>
    <w:p w14:paraId="7BB48C9B" w14:textId="095E3196" w:rsidR="00A01667" w:rsidRP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消费使用；</w:t>
      </w:r>
    </w:p>
    <w:p w14:paraId="67E40014" w14:textId="6F43A4E8" w:rsid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投资属性</w:t>
      </w:r>
      <w:r>
        <w:rPr>
          <w:rFonts w:ascii=".萍方-简" w:eastAsiaTheme="minorEastAsia" w:hAnsi=".萍方-简" w:hint="eastAsia"/>
          <w:lang w:eastAsia="zh-CN"/>
        </w:rPr>
        <w:t>；</w:t>
      </w:r>
    </w:p>
    <w:p w14:paraId="111A5065" w14:textId="562D2AD8" w:rsidR="00A01667" w:rsidRP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hint="eastAsia"/>
          <w:lang w:eastAsia="zh-CN"/>
        </w:rPr>
        <w:t>投票决策（相互链</w:t>
      </w:r>
      <w:r w:rsidR="00FE34E0">
        <w:rPr>
          <w:rFonts w:ascii=".萍方-简" w:eastAsiaTheme="minorEastAsia" w:hAnsi=".萍方-简" w:hint="eastAsia"/>
          <w:lang w:eastAsia="zh-CN"/>
        </w:rPr>
        <w:t>共识协议</w:t>
      </w:r>
      <w:r w:rsidR="00FE34E0">
        <w:rPr>
          <w:rFonts w:ascii=".萍方-简" w:eastAsiaTheme="minorEastAsia" w:hAnsi=".萍方-简" w:hint="eastAsia"/>
          <w:lang w:eastAsia="zh-CN"/>
        </w:rPr>
        <w:t>/</w:t>
      </w:r>
      <w:r w:rsidR="00FE34E0">
        <w:rPr>
          <w:rFonts w:ascii=".萍方-简" w:eastAsiaTheme="minorEastAsia" w:hAnsi=".萍方-简" w:hint="eastAsia"/>
          <w:lang w:eastAsia="zh-CN"/>
        </w:rPr>
        <w:t>智能合约流转逻辑）</w:t>
      </w:r>
    </w:p>
    <w:p w14:paraId="6DA280FF" w14:textId="30139E81" w:rsidR="00F8790E" w:rsidRPr="0088676B" w:rsidRDefault="00F8790E" w:rsidP="00F8790E">
      <w:pPr>
        <w:rPr>
          <w:rFonts w:ascii=".萍方-简" w:eastAsiaTheme="minorEastAsia" w:hAnsi=".萍方-简"/>
          <w:lang w:eastAsia="zh-CN"/>
          <w:rPrChange w:id="178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6" w:author="Microsoft Office User" w:date="2017-08-26T15:42:00Z">
            <w:rPr>
              <w:rFonts w:ascii=".萍方-简" w:eastAsia=".萍方-简" w:hAnsi=".萍方-简" w:hint="eastAsia"/>
              <w:lang w:eastAsia="zh-CN"/>
            </w:rPr>
          </w:rPrChange>
        </w:rPr>
        <w:lastRenderedPageBreak/>
        <w:t>互助币是基于以太坊</w:t>
      </w:r>
      <w:r w:rsidRPr="0088676B">
        <w:rPr>
          <w:rFonts w:ascii=".萍方-简" w:eastAsiaTheme="minorEastAsia" w:hAnsi=".萍方-简"/>
          <w:lang w:eastAsia="zh-CN"/>
          <w:rPrChange w:id="1787"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788"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789"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90"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791"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792"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1793"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lang w:eastAsia="zh-CN"/>
          <w:rPrChange w:id="1794"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95"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2"/>
        <w:rPr>
          <w:rFonts w:eastAsiaTheme="minorEastAsia"/>
          <w:lang w:eastAsia="zh-CN"/>
        </w:rPr>
      </w:pPr>
      <w:bookmarkStart w:id="1796" w:name="_Toc489971214"/>
      <w:r w:rsidRPr="0088676B">
        <w:rPr>
          <w:rFonts w:ascii=".萍方-简" w:eastAsiaTheme="minorEastAsia" w:hAnsi=".萍方-简" w:hint="eastAsia"/>
          <w:lang w:eastAsia="zh-CN"/>
          <w:rPrChange w:id="1797" w:author="Microsoft Office User" w:date="2017-08-26T15:42:00Z">
            <w:rPr>
              <w:rFonts w:ascii=".萍方-简" w:eastAsia=".萍方-简" w:hAnsi=".萍方-简" w:hint="eastAsia"/>
              <w:lang w:eastAsia="zh-CN"/>
            </w:rPr>
          </w:rPrChange>
        </w:rPr>
        <w:t>人工智能模块</w:t>
      </w:r>
      <w:bookmarkEnd w:id="1796"/>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98"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79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0"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ad"/>
        <w:numPr>
          <w:ilvl w:val="0"/>
          <w:numId w:val="20"/>
        </w:numPr>
        <w:rPr>
          <w:rFonts w:ascii=".萍方-简" w:eastAsiaTheme="minorEastAsia" w:hAnsi=".萍方-简"/>
          <w:lang w:eastAsia="zh-CN"/>
          <w:rPrChange w:id="18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2"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ad"/>
        <w:numPr>
          <w:ilvl w:val="0"/>
          <w:numId w:val="20"/>
        </w:numPr>
        <w:rPr>
          <w:rFonts w:ascii=".萍方-简" w:eastAsiaTheme="minorEastAsia" w:hAnsi=".萍方-简"/>
          <w:lang w:eastAsia="zh-CN"/>
          <w:rPrChange w:id="180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4"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ad"/>
        <w:numPr>
          <w:ilvl w:val="0"/>
          <w:numId w:val="20"/>
        </w:numPr>
        <w:rPr>
          <w:rFonts w:ascii=".萍方-简" w:eastAsiaTheme="minorEastAsia" w:hAnsi=".萍方-简"/>
          <w:lang w:eastAsia="zh-CN"/>
          <w:rPrChange w:id="180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6"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ad"/>
        <w:numPr>
          <w:ilvl w:val="0"/>
          <w:numId w:val="20"/>
        </w:numPr>
        <w:rPr>
          <w:rFonts w:ascii=".萍方-简" w:eastAsiaTheme="minorEastAsia" w:hAnsi=".萍方-简"/>
          <w:lang w:eastAsia="zh-CN"/>
          <w:rPrChange w:id="180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8"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2"/>
        <w:rPr>
          <w:rFonts w:eastAsiaTheme="minorEastAsia"/>
          <w:lang w:eastAsia="zh-CN"/>
        </w:rPr>
      </w:pPr>
      <w:bookmarkStart w:id="1809" w:name="_Toc489971215"/>
      <w:r w:rsidRPr="0088676B">
        <w:rPr>
          <w:rFonts w:ascii=".萍方-简" w:eastAsiaTheme="minorEastAsia" w:hAnsi=".萍方-简" w:hint="eastAsia"/>
          <w:lang w:eastAsia="zh-CN"/>
          <w:rPrChange w:id="1810" w:author="Microsoft Office User" w:date="2017-08-26T15:42:00Z">
            <w:rPr>
              <w:rFonts w:ascii=".萍方-简" w:eastAsia=".萍方-简" w:hAnsi=".萍方-简" w:hint="eastAsia"/>
              <w:lang w:eastAsia="zh-CN"/>
            </w:rPr>
          </w:rPrChange>
        </w:rPr>
        <w:t>风险防范</w:t>
      </w:r>
      <w:bookmarkEnd w:id="1809"/>
    </w:p>
    <w:p w14:paraId="3611BB07" w14:textId="77777777" w:rsidR="00F8790E" w:rsidRPr="0088676B" w:rsidRDefault="00F8790E" w:rsidP="00F8790E">
      <w:pPr>
        <w:rPr>
          <w:rFonts w:ascii=".萍方-简" w:eastAsiaTheme="minorEastAsia" w:hAnsi=".萍方-简"/>
          <w:lang w:eastAsia="zh-CN"/>
          <w:rPrChange w:id="1811"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12"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813"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814"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815"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816"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817"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818" w:author="Microsoft Office User" w:date="2017-08-26T15:42:00Z">
            <w:rPr>
              <w:rFonts w:ascii=".萍方-简" w:eastAsia=".萍方-简" w:hAnsi=".萍方-简" w:hint="eastAsia"/>
              <w:lang w:eastAsia="zh-CN"/>
            </w:rPr>
          </w:rPrChange>
        </w:rPr>
        <w:t>，也让投资人的信心动摇。但是正如</w:t>
      </w:r>
      <w:r w:rsidRPr="0088676B">
        <w:rPr>
          <w:rFonts w:ascii=".萍方-简" w:eastAsiaTheme="minorEastAsia" w:hAnsi=".萍方-简"/>
          <w:lang w:eastAsia="zh-CN"/>
          <w:rPrChange w:id="1819" w:author="Microsoft Office User" w:date="2017-08-26T15:42:00Z">
            <w:rPr>
              <w:rFonts w:ascii=".萍方-简" w:eastAsia=".萍方-简" w:hAnsi=".萍方-简"/>
              <w:lang w:eastAsia="zh-CN"/>
            </w:rPr>
          </w:rPrChange>
        </w:rPr>
        <w:t>Vitalik</w:t>
      </w:r>
      <w:r w:rsidR="006875E4" w:rsidRPr="0088676B">
        <w:rPr>
          <w:rFonts w:ascii=".萍方-简" w:eastAsiaTheme="minorEastAsia" w:hAnsi=".萍方-简"/>
          <w:lang w:eastAsia="zh-CN"/>
          <w:rPrChange w:id="1820" w:author="Microsoft Office User" w:date="2017-08-26T15:42:00Z">
            <w:rPr>
              <w:rFonts w:ascii=".萍方-简" w:eastAsia=".萍方-简" w:hAnsi=".萍方-简"/>
              <w:lang w:eastAsia="zh-CN"/>
            </w:rPr>
          </w:rPrChange>
        </w:rPr>
        <w:t xml:space="preserve"> Buterin</w:t>
      </w:r>
      <w:r w:rsidRPr="0088676B">
        <w:rPr>
          <w:rFonts w:ascii=".萍方-简" w:eastAsiaTheme="minorEastAsia" w:hAnsi=".萍方-简" w:hint="eastAsia"/>
          <w:lang w:eastAsia="zh-CN"/>
          <w:rPrChange w:id="1821"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822"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823"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824"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825"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ad"/>
        <w:numPr>
          <w:ilvl w:val="0"/>
          <w:numId w:val="17"/>
        </w:numPr>
        <w:rPr>
          <w:rFonts w:ascii=".萍方-简" w:eastAsiaTheme="minorEastAsia" w:hAnsi=".萍方-简"/>
          <w:lang w:eastAsia="zh-CN"/>
          <w:rPrChange w:id="182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27" w:author="Microsoft Office User" w:date="2017-08-26T15:42:00Z">
            <w:rPr>
              <w:rFonts w:ascii=".萍方-简" w:eastAsia=".萍方-简" w:hAnsi=".萍方-简" w:hint="eastAsia"/>
              <w:lang w:eastAsia="zh-CN"/>
            </w:rPr>
          </w:rPrChange>
        </w:rPr>
        <w:lastRenderedPageBreak/>
        <w:t>由于互助币是建立在联盟链的基础上，我们可以将智能合约的代码不公开。仅仅对于经过资格审核的伙伴公开</w:t>
      </w:r>
    </w:p>
    <w:p w14:paraId="0CD9FE36" w14:textId="77777777" w:rsidR="00F8790E" w:rsidRPr="0088676B" w:rsidRDefault="00F8790E" w:rsidP="009F0864">
      <w:pPr>
        <w:pStyle w:val="ad"/>
        <w:numPr>
          <w:ilvl w:val="0"/>
          <w:numId w:val="18"/>
        </w:numPr>
        <w:rPr>
          <w:rFonts w:ascii=".萍方-简" w:eastAsiaTheme="minorEastAsia" w:hAnsi=".萍方-简"/>
          <w:lang w:eastAsia="zh-CN"/>
          <w:rPrChange w:id="182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29"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830"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ad"/>
        <w:numPr>
          <w:ilvl w:val="0"/>
          <w:numId w:val="18"/>
        </w:numPr>
        <w:rPr>
          <w:rFonts w:ascii=".萍方-简" w:eastAsiaTheme="minorEastAsia" w:hAnsi=".萍方-简"/>
          <w:lang w:eastAsia="zh-CN"/>
          <w:rPrChange w:id="183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2"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83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4"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83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6"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83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8" w:author="Microsoft Office User" w:date="2017-08-26T15:42:00Z">
            <w:rPr>
              <w:rFonts w:ascii=".萍方-简" w:eastAsia=".萍方-简" w:hAnsi=".萍方-简" w:hint="eastAsia"/>
              <w:lang w:eastAsia="zh-CN"/>
            </w:rPr>
          </w:rPrChange>
        </w:rPr>
        <w:t>测试链测试</w:t>
      </w:r>
    </w:p>
    <w:p w14:paraId="72EF5D73" w14:textId="77777777" w:rsidR="00F8790E" w:rsidRPr="0088676B" w:rsidRDefault="00F8790E" w:rsidP="009F0864">
      <w:pPr>
        <w:pStyle w:val="ad"/>
        <w:numPr>
          <w:ilvl w:val="0"/>
          <w:numId w:val="19"/>
        </w:numPr>
        <w:rPr>
          <w:rFonts w:ascii=".萍方-简" w:eastAsiaTheme="minorEastAsia" w:hAnsi=".萍方-简"/>
          <w:lang w:eastAsia="zh-CN"/>
          <w:rPrChange w:id="183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40"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84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42"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84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44"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84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46"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ad"/>
        <w:numPr>
          <w:ilvl w:val="0"/>
          <w:numId w:val="19"/>
        </w:numPr>
        <w:rPr>
          <w:rFonts w:ascii=".萍方-简" w:eastAsiaTheme="minorEastAsia" w:hAnsi=".萍方-简"/>
          <w:lang w:eastAsia="zh-CN"/>
          <w:rPrChange w:id="184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48" w:author="Microsoft Office User" w:date="2017-08-26T15:42:00Z">
            <w:rPr>
              <w:rFonts w:ascii=".萍方-简" w:eastAsia=".萍方-简" w:hAnsi=".萍方-简" w:hint="eastAsia"/>
              <w:lang w:eastAsia="zh-CN"/>
            </w:rPr>
          </w:rPrChange>
        </w:rPr>
        <w:t>安全相关的工具</w:t>
      </w:r>
    </w:p>
    <w:p w14:paraId="5F8B340F" w14:textId="77777777" w:rsidR="00F8790E" w:rsidRPr="0088676B" w:rsidRDefault="00F8790E" w:rsidP="00F8790E">
      <w:pPr>
        <w:ind w:firstLine="720"/>
        <w:rPr>
          <w:rFonts w:ascii=".萍方-简" w:eastAsiaTheme="minorEastAsia" w:hAnsi=".萍方-简"/>
          <w:lang w:eastAsia="zh-CN"/>
          <w:rPrChange w:id="1849"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50" w:author="Microsoft Office User" w:date="2017-08-26T15:42:00Z">
            <w:rPr>
              <w:rFonts w:ascii=".萍方-简" w:eastAsia=".萍方-简" w:hAnsi=".萍方-简"/>
              <w:lang w:eastAsia="zh-CN"/>
            </w:rPr>
          </w:rPrChange>
        </w:rPr>
        <w:t>Oyente</w:t>
      </w:r>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851"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52" w:author="Microsoft Office User" w:date="2017-08-26T15:42:00Z">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85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54"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855"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56" w:author="Microsoft Office User" w:date="2017-08-26T15:42:00Z">
            <w:rPr>
              <w:rFonts w:ascii="Times New Roman" w:hAnsi="Times New Roman"/>
              <w:noProof/>
              <w:sz w:val="24"/>
              <w:szCs w:val="24"/>
              <w:lang w:eastAsia="zh-CN"/>
            </w:rPr>
          </w:rPrChange>
        </w:rPr>
        <w:lastRenderedPageBreak/>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857"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58" w:author="Microsoft Office User" w:date="2017-08-26T15:42:00Z">
            <w:rPr>
              <w:rFonts w:ascii=".萍方-简" w:eastAsia=".萍方-简" w:hAnsi=".萍方-简"/>
              <w:lang w:eastAsia="zh-CN"/>
            </w:rPr>
          </w:rPrChange>
        </w:rPr>
        <w:t>Zeppeline</w:t>
      </w:r>
      <w:r w:rsidRPr="0088676B">
        <w:rPr>
          <w:rFonts w:ascii=".萍方-简" w:eastAsiaTheme="minorEastAsia" w:hAnsi=".萍方-简" w:hint="eastAsia"/>
          <w:lang w:eastAsia="zh-CN"/>
          <w:rPrChange w:id="1859"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ad"/>
        <w:numPr>
          <w:ilvl w:val="1"/>
          <w:numId w:val="19"/>
        </w:numPr>
        <w:rPr>
          <w:rFonts w:ascii=".萍方-简" w:eastAsiaTheme="minorEastAsia" w:hAnsi=".萍方-简"/>
          <w:lang w:eastAsia="zh-CN"/>
          <w:rPrChange w:id="186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1"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ad"/>
        <w:numPr>
          <w:ilvl w:val="1"/>
          <w:numId w:val="19"/>
        </w:numPr>
        <w:rPr>
          <w:rFonts w:ascii=".萍方-简" w:eastAsiaTheme="minorEastAsia" w:hAnsi=".萍方-简"/>
          <w:lang w:eastAsia="zh-CN"/>
          <w:rPrChange w:id="18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3"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ad"/>
        <w:numPr>
          <w:ilvl w:val="1"/>
          <w:numId w:val="19"/>
        </w:numPr>
        <w:rPr>
          <w:rFonts w:ascii=".萍方-简" w:eastAsiaTheme="minorEastAsia" w:hAnsi=".萍方-简"/>
          <w:lang w:eastAsia="zh-CN"/>
          <w:rPrChange w:id="186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5"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ad"/>
        <w:numPr>
          <w:ilvl w:val="1"/>
          <w:numId w:val="19"/>
        </w:numPr>
        <w:rPr>
          <w:rFonts w:ascii=".萍方-简" w:eastAsiaTheme="minorEastAsia" w:hAnsi=".萍方-简"/>
          <w:lang w:eastAsia="zh-CN"/>
          <w:rPrChange w:id="18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67"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ad"/>
        <w:numPr>
          <w:ilvl w:val="1"/>
          <w:numId w:val="19"/>
        </w:numPr>
        <w:rPr>
          <w:rFonts w:ascii=".萍方-简" w:eastAsiaTheme="minorEastAsia" w:hAnsi=".萍方-简"/>
          <w:lang w:eastAsia="zh-CN"/>
          <w:rPrChange w:id="186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69"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870" w:author="Microsoft Office User" w:date="2017-08-26T15:42:00Z">
            <w:rPr>
              <w:rFonts w:ascii=".萍方-简" w:eastAsia=".萍方-简" w:hAnsi=".萍方-简" w:hint="eastAsia"/>
              <w:lang w:eastAsia="zh-CN"/>
            </w:rPr>
          </w:rPrChange>
        </w:rPr>
        <w:t>抽象类和安全实践</w:t>
      </w:r>
    </w:p>
    <w:p w14:paraId="28C92F16" w14:textId="43D7BCE4" w:rsidR="006F1496" w:rsidRPr="0088676B" w:rsidRDefault="002B215F" w:rsidP="00686953">
      <w:pPr>
        <w:pStyle w:val="1"/>
        <w:rPr>
          <w:rFonts w:ascii=".萍方-简" w:eastAsiaTheme="minorEastAsia" w:hAnsi=".萍方-简"/>
          <w:lang w:eastAsia="zh-CN"/>
          <w:rPrChange w:id="1871" w:author="Microsoft Office User" w:date="2017-08-26T15:42:00Z">
            <w:rPr>
              <w:rFonts w:ascii=".萍方-简" w:eastAsia=".萍方-简" w:hAnsi=".萍方-简"/>
              <w:lang w:eastAsia="zh-CN"/>
            </w:rPr>
          </w:rPrChange>
        </w:rPr>
      </w:pPr>
      <w:bookmarkStart w:id="1872"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873" w:author="Microsoft Office User" w:date="2017-08-26T15:42:00Z">
            <w:rPr>
              <w:rFonts w:ascii=".萍方-简" w:eastAsia=".萍方-简" w:hAnsi=".萍方-简" w:hint="eastAsia"/>
              <w:lang w:eastAsia="zh-CN"/>
            </w:rPr>
          </w:rPrChange>
        </w:rPr>
        <w:t>应用实例：一个互助保险的说明</w:t>
      </w:r>
      <w:bookmarkEnd w:id="1872"/>
    </w:p>
    <w:p w14:paraId="2B44F7C3" w14:textId="77777777" w:rsidR="00E6392D" w:rsidRPr="0088676B" w:rsidRDefault="00E6392D" w:rsidP="00E6392D">
      <w:pPr>
        <w:rPr>
          <w:rFonts w:asciiTheme="minorHAnsi" w:eastAsiaTheme="minorEastAsia" w:hAnsiTheme="minorHAnsi"/>
          <w:lang w:eastAsia="zh-CN"/>
          <w:rPrChange w:id="1874"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875"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ad"/>
        <w:numPr>
          <w:ilvl w:val="0"/>
          <w:numId w:val="38"/>
        </w:numPr>
        <w:spacing w:after="160" w:line="256" w:lineRule="auto"/>
        <w:rPr>
          <w:rFonts w:eastAsiaTheme="minorEastAsia"/>
          <w:lang w:eastAsia="zh-CN"/>
          <w:rPrChange w:id="1876" w:author="Microsoft Office User" w:date="2017-08-26T15:42:00Z">
            <w:rPr>
              <w:lang w:eastAsia="zh-CN"/>
            </w:rPr>
          </w:rPrChange>
        </w:rPr>
      </w:pPr>
      <w:r w:rsidRPr="0088676B">
        <w:rPr>
          <w:rFonts w:ascii="Microsoft YaHei" w:eastAsiaTheme="minorEastAsia" w:hAnsi="Microsoft YaHei" w:cs="Microsoft YaHei" w:hint="eastAsia"/>
          <w:lang w:eastAsia="zh-CN"/>
          <w:rPrChange w:id="1877"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ad"/>
        <w:numPr>
          <w:ilvl w:val="0"/>
          <w:numId w:val="38"/>
        </w:numPr>
        <w:spacing w:after="160" w:line="256" w:lineRule="auto"/>
        <w:rPr>
          <w:rFonts w:eastAsiaTheme="minorEastAsia"/>
          <w:lang w:eastAsia="zh-CN"/>
          <w:rPrChange w:id="1878" w:author="Microsoft Office User" w:date="2017-08-26T15:42:00Z">
            <w:rPr>
              <w:lang w:eastAsia="zh-CN"/>
            </w:rPr>
          </w:rPrChange>
        </w:rPr>
      </w:pPr>
      <w:r w:rsidRPr="0088676B">
        <w:rPr>
          <w:rFonts w:ascii="Microsoft YaHei" w:eastAsiaTheme="minorEastAsia" w:hAnsi="Microsoft YaHei" w:cs="Microsoft YaHei" w:hint="eastAsia"/>
          <w:lang w:eastAsia="zh-CN"/>
          <w:rPrChange w:id="1879"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ad"/>
        <w:numPr>
          <w:ilvl w:val="0"/>
          <w:numId w:val="38"/>
        </w:numPr>
        <w:spacing w:after="160" w:line="256" w:lineRule="auto"/>
        <w:rPr>
          <w:rFonts w:eastAsiaTheme="minorEastAsia"/>
          <w:lang w:eastAsia="zh-CN"/>
          <w:rPrChange w:id="1880" w:author="Microsoft Office User" w:date="2017-08-26T15:42:00Z">
            <w:rPr>
              <w:lang w:eastAsia="zh-CN"/>
            </w:rPr>
          </w:rPrChange>
        </w:rPr>
      </w:pPr>
      <w:r w:rsidRPr="0088676B">
        <w:rPr>
          <w:rFonts w:ascii="Microsoft YaHei" w:eastAsiaTheme="minorEastAsia" w:hAnsi="Microsoft YaHei" w:cs="Microsoft YaHei" w:hint="eastAsia"/>
          <w:lang w:eastAsia="zh-CN"/>
          <w:rPrChange w:id="1881"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ad"/>
        <w:numPr>
          <w:ilvl w:val="0"/>
          <w:numId w:val="38"/>
        </w:numPr>
        <w:spacing w:after="160" w:line="256" w:lineRule="auto"/>
        <w:rPr>
          <w:rFonts w:eastAsiaTheme="minorEastAsia"/>
          <w:lang w:eastAsia="zh-CN"/>
          <w:rPrChange w:id="1882" w:author="Microsoft Office User" w:date="2017-08-26T15:42:00Z">
            <w:rPr>
              <w:lang w:eastAsia="zh-CN"/>
            </w:rPr>
          </w:rPrChange>
        </w:rPr>
      </w:pPr>
      <w:r w:rsidRPr="0088676B">
        <w:rPr>
          <w:rFonts w:ascii="Microsoft YaHei" w:eastAsiaTheme="minorEastAsia" w:hAnsi="Microsoft YaHei" w:cs="Microsoft YaHei" w:hint="eastAsia"/>
          <w:lang w:eastAsia="zh-CN"/>
          <w:rPrChange w:id="1883"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884" w:author="Microsoft Office User" w:date="2017-08-26T15:42:00Z">
            <w:rPr>
              <w:lang w:eastAsia="zh-CN"/>
            </w:rPr>
          </w:rPrChange>
        </w:rPr>
      </w:pPr>
      <w:r w:rsidRPr="0088676B">
        <w:rPr>
          <w:rFonts w:ascii="Microsoft YaHei" w:eastAsiaTheme="minorEastAsia" w:hAnsi="Microsoft YaHei" w:cs="Microsoft YaHei" w:hint="eastAsia"/>
          <w:lang w:eastAsia="zh-CN"/>
          <w:rPrChange w:id="1885"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ad"/>
        <w:numPr>
          <w:ilvl w:val="0"/>
          <w:numId w:val="39"/>
        </w:numPr>
        <w:spacing w:after="160" w:line="256" w:lineRule="auto"/>
        <w:rPr>
          <w:rFonts w:eastAsiaTheme="minorEastAsia"/>
          <w:lang w:eastAsia="zh-CN"/>
          <w:rPrChange w:id="1886" w:author="Microsoft Office User" w:date="2017-08-26T15:42:00Z">
            <w:rPr>
              <w:lang w:eastAsia="zh-CN"/>
            </w:rPr>
          </w:rPrChange>
        </w:rPr>
      </w:pPr>
      <w:r w:rsidRPr="0088676B">
        <w:rPr>
          <w:rFonts w:ascii="Microsoft YaHei" w:eastAsiaTheme="minorEastAsia" w:hAnsi="Microsoft YaHei" w:cs="Microsoft YaHei" w:hint="eastAsia"/>
          <w:lang w:eastAsia="zh-CN"/>
          <w:rPrChange w:id="1887"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ad"/>
        <w:numPr>
          <w:ilvl w:val="0"/>
          <w:numId w:val="39"/>
        </w:numPr>
        <w:spacing w:after="160" w:line="256" w:lineRule="auto"/>
        <w:rPr>
          <w:rFonts w:eastAsiaTheme="minorEastAsia"/>
          <w:lang w:eastAsia="zh-CN"/>
          <w:rPrChange w:id="1888" w:author="Microsoft Office User" w:date="2017-08-26T15:42:00Z">
            <w:rPr>
              <w:lang w:eastAsia="zh-CN"/>
            </w:rPr>
          </w:rPrChange>
        </w:rPr>
      </w:pPr>
      <w:r w:rsidRPr="0088676B">
        <w:rPr>
          <w:rFonts w:ascii="Microsoft YaHei" w:eastAsiaTheme="minorEastAsia" w:hAnsi="Microsoft YaHei" w:cs="Microsoft YaHei" w:hint="eastAsia"/>
          <w:lang w:eastAsia="zh-CN"/>
          <w:rPrChange w:id="1889"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890" w:author="Microsoft Office User" w:date="2017-08-26T15:42:00Z">
            <w:rPr>
              <w:lang w:eastAsia="zh-CN"/>
            </w:rPr>
          </w:rPrChange>
        </w:rPr>
      </w:pPr>
      <w:r w:rsidRPr="0088676B">
        <w:rPr>
          <w:rFonts w:ascii="Microsoft YaHei" w:eastAsiaTheme="minorEastAsia" w:hAnsi="Microsoft YaHei" w:cs="Microsoft YaHei" w:hint="eastAsia"/>
          <w:lang w:eastAsia="zh-CN"/>
          <w:rPrChange w:id="1891"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89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3"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894" w:author="Microsoft Office User" w:date="2017-08-26T15:42:00Z">
            <w:rPr>
              <w:lang w:eastAsia="zh-CN"/>
            </w:rPr>
          </w:rPrChange>
        </w:rPr>
      </w:pPr>
      <w:r w:rsidRPr="0088676B">
        <w:rPr>
          <w:rFonts w:ascii="Microsoft YaHei" w:eastAsiaTheme="minorEastAsia" w:hAnsi="Microsoft YaHei" w:cs="Microsoft YaHei" w:hint="eastAsia"/>
          <w:lang w:eastAsia="zh-CN"/>
          <w:rPrChange w:id="1895" w:author="Microsoft Office User" w:date="2017-08-26T15:42:00Z">
            <w:rPr>
              <w:rFonts w:ascii="Microsoft YaHei" w:eastAsia="Microsoft YaHei" w:hAnsi="Microsoft YaHei" w:cs="Microsoft YaHei" w:hint="eastAsia"/>
              <w:lang w:eastAsia="zh-CN"/>
            </w:rPr>
          </w:rPrChange>
        </w:rPr>
        <w:lastRenderedPageBreak/>
        <w:t>小明来到</w:t>
      </w:r>
      <w:r w:rsidRPr="0088676B">
        <w:rPr>
          <w:rFonts w:eastAsiaTheme="minorEastAsia"/>
          <w:lang w:eastAsia="zh-CN"/>
          <w:rPrChange w:id="189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7"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89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9"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900"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901"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902" w:author="Microsoft Office User" w:date="2017-08-26T15:42:00Z">
            <w:rPr>
              <w:lang w:eastAsia="zh-CN"/>
            </w:rPr>
          </w:rPrChange>
        </w:rPr>
      </w:pPr>
      <w:r w:rsidRPr="0088676B">
        <w:rPr>
          <w:rFonts w:ascii="Microsoft YaHei" w:eastAsiaTheme="minorEastAsia" w:hAnsi="Microsoft YaHei" w:cs="Microsoft YaHei" w:hint="eastAsia"/>
          <w:lang w:eastAsia="zh-CN"/>
          <w:rPrChange w:id="1903"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904" w:author="Microsoft Office User" w:date="2017-08-26T15:42:00Z">
            <w:rPr>
              <w:lang w:eastAsia="zh-CN"/>
            </w:rPr>
          </w:rPrChange>
        </w:rPr>
      </w:pPr>
      <w:r w:rsidRPr="0088676B">
        <w:rPr>
          <w:rFonts w:ascii="Microsoft YaHei" w:eastAsiaTheme="minorEastAsia" w:hAnsi="Microsoft YaHei" w:cs="Microsoft YaHei" w:hint="eastAsia"/>
          <w:lang w:eastAsia="zh-CN"/>
          <w:rPrChange w:id="1905"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90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07"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908" w:author="Microsoft Office User" w:date="2017-08-26T15:42:00Z">
            <w:rPr>
              <w:lang w:eastAsia="zh-CN"/>
            </w:rPr>
          </w:rPrChange>
        </w:rPr>
      </w:pPr>
      <w:r w:rsidRPr="0088676B">
        <w:rPr>
          <w:rFonts w:ascii="Microsoft YaHei" w:eastAsiaTheme="minorEastAsia" w:hAnsi="Microsoft YaHei" w:cs="Microsoft YaHei" w:hint="eastAsia"/>
          <w:lang w:eastAsia="zh-CN"/>
          <w:rPrChange w:id="1909"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910"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11"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912" w:author="Microsoft Office User" w:date="2017-08-26T15:42:00Z">
            <w:rPr>
              <w:lang w:eastAsia="zh-CN"/>
            </w:rPr>
          </w:rPrChange>
        </w:rPr>
      </w:pPr>
      <w:r w:rsidRPr="0088676B">
        <w:rPr>
          <w:rFonts w:ascii="Microsoft YaHei" w:eastAsiaTheme="minorEastAsia" w:hAnsi="Microsoft YaHei" w:cs="Microsoft YaHei" w:hint="eastAsia"/>
          <w:lang w:eastAsia="zh-CN"/>
          <w:rPrChange w:id="1913"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914" w:author="Microsoft Office User" w:date="2017-08-26T15:42:00Z">
            <w:rPr>
              <w:lang w:eastAsia="zh-CN"/>
            </w:rPr>
          </w:rPrChange>
        </w:rPr>
      </w:pPr>
      <w:r w:rsidRPr="0088676B">
        <w:rPr>
          <w:rFonts w:ascii="Microsoft YaHei" w:eastAsiaTheme="minorEastAsia" w:hAnsi="Microsoft YaHei" w:cs="Microsoft YaHei" w:hint="eastAsia"/>
          <w:lang w:eastAsia="zh-CN"/>
          <w:rPrChange w:id="1915"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916"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917"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918"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919"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920"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21"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922"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923" w:author="Microsoft Office User" w:date="2017-08-26T15:42:00Z">
            <w:rPr>
              <w:lang w:eastAsia="zh-CN"/>
            </w:rPr>
          </w:rPrChange>
        </w:rPr>
      </w:pPr>
      <w:r w:rsidRPr="0088676B">
        <w:rPr>
          <w:rFonts w:ascii="Microsoft YaHei" w:eastAsiaTheme="minorEastAsia" w:hAnsi="Microsoft YaHei" w:cs="Microsoft YaHei" w:hint="eastAsia"/>
          <w:lang w:eastAsia="zh-CN"/>
          <w:rPrChange w:id="1924"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925" w:author="Microsoft Office User" w:date="2017-08-26T15:42:00Z">
            <w:rPr>
              <w:lang w:eastAsia="zh-CN"/>
            </w:rPr>
          </w:rPrChange>
        </w:rPr>
      </w:pPr>
      <w:r w:rsidRPr="0088676B">
        <w:rPr>
          <w:rFonts w:ascii="Microsoft YaHei" w:eastAsiaTheme="minorEastAsia" w:hAnsi="Microsoft YaHei" w:cs="Microsoft YaHei" w:hint="eastAsia"/>
          <w:lang w:eastAsia="zh-CN"/>
          <w:rPrChange w:id="1926"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192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28"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1929" w:author="Microsoft Office User" w:date="2017-08-26T15:42:00Z">
            <w:rPr>
              <w:lang w:eastAsia="zh-CN"/>
            </w:rPr>
          </w:rPrChange>
        </w:rPr>
        <w:t>0</w:t>
      </w:r>
      <w:r w:rsidRPr="0088676B">
        <w:rPr>
          <w:rFonts w:ascii="Microsoft YaHei" w:eastAsiaTheme="minorEastAsia" w:hAnsi="Microsoft YaHei" w:cs="Microsoft YaHei" w:hint="eastAsia"/>
          <w:lang w:eastAsia="zh-CN"/>
          <w:rPrChange w:id="1930"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1931"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1932"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1933"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1934"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935"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1936"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937"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1938"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1939"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40"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941"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1942"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943"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44"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1945"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946"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1947"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48"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194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50"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951" w:author="Microsoft Office User" w:date="2017-08-26T15:42:00Z">
            <w:rPr>
              <w:lang w:eastAsia="zh-CN"/>
            </w:rPr>
          </w:rPrChange>
        </w:rPr>
      </w:pPr>
      <w:r w:rsidRPr="0088676B">
        <w:rPr>
          <w:rFonts w:ascii="Microsoft YaHei" w:eastAsiaTheme="minorEastAsia" w:hAnsi="Microsoft YaHei" w:cs="Microsoft YaHei" w:hint="eastAsia"/>
          <w:lang w:eastAsia="zh-CN"/>
          <w:rPrChange w:id="1952"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95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54"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1955"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1956"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195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58"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1959"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1960"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1961"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62"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196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64"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965" w:author="Microsoft Office User" w:date="2017-08-26T15:42:00Z">
                  <w:rPr>
                    <w:lang w:eastAsia="zh-CN"/>
                  </w:rPr>
                </w:rPrChange>
              </w:rPr>
            </w:pPr>
            <w:r w:rsidRPr="0088676B">
              <w:rPr>
                <w:rFonts w:eastAsiaTheme="minorEastAsia"/>
                <w:lang w:eastAsia="zh-CN"/>
                <w:rPrChange w:id="1966"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1967"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968" w:author="Microsoft Office User" w:date="2017-08-26T15:42:00Z">
                  <w:rPr/>
                </w:rPrChange>
              </w:rPr>
            </w:pPr>
            <w:r w:rsidRPr="0088676B">
              <w:rPr>
                <w:rFonts w:ascii="Microsoft YaHei" w:eastAsiaTheme="minorEastAsia" w:hAnsi="Microsoft YaHei" w:cs="Microsoft YaHei" w:hint="eastAsia"/>
                <w:rPrChange w:id="1969"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970" w:author="Microsoft Office User" w:date="2017-08-26T15:42:00Z">
                  <w:rPr/>
                </w:rPrChange>
              </w:rPr>
            </w:pPr>
            <w:r w:rsidRPr="0088676B">
              <w:rPr>
                <w:rFonts w:eastAsiaTheme="minorEastAsia"/>
                <w:rPrChange w:id="1971"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972" w:author="Microsoft Office User" w:date="2017-08-26T15:42:00Z">
                  <w:rPr/>
                </w:rPrChange>
              </w:rPr>
            </w:pPr>
            <w:r w:rsidRPr="0088676B">
              <w:rPr>
                <w:rFonts w:eastAsiaTheme="minorEastAsia"/>
                <w:rPrChange w:id="1973"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974" w:author="Microsoft Office User" w:date="2017-08-26T15:42:00Z">
                  <w:rPr/>
                </w:rPrChange>
              </w:rPr>
            </w:pPr>
            <w:r w:rsidRPr="0088676B">
              <w:rPr>
                <w:rFonts w:eastAsiaTheme="minorEastAsia"/>
                <w:rPrChange w:id="1975"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976" w:author="Microsoft Office User" w:date="2017-08-26T15:42:00Z">
                  <w:rPr/>
                </w:rPrChange>
              </w:rPr>
            </w:pPr>
            <w:r w:rsidRPr="0088676B">
              <w:rPr>
                <w:rFonts w:eastAsiaTheme="minorEastAsia"/>
                <w:rPrChange w:id="1977"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978" w:author="Microsoft Office User" w:date="2017-08-26T15:42:00Z">
                  <w:rPr/>
                </w:rPrChange>
              </w:rPr>
            </w:pPr>
            <w:r w:rsidRPr="0088676B">
              <w:rPr>
                <w:rFonts w:eastAsiaTheme="minorEastAsia"/>
                <w:rPrChange w:id="1979"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980" w:author="Microsoft Office User" w:date="2017-08-26T15:42:00Z">
                  <w:rPr/>
                </w:rPrChange>
              </w:rPr>
            </w:pPr>
            <w:r w:rsidRPr="0088676B">
              <w:rPr>
                <w:rFonts w:eastAsiaTheme="minorEastAsia"/>
                <w:rPrChange w:id="1981"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982" w:author="Microsoft Office User" w:date="2017-08-26T15:42:00Z">
                  <w:rPr/>
                </w:rPrChange>
              </w:rPr>
            </w:pPr>
            <w:r w:rsidRPr="0088676B">
              <w:rPr>
                <w:rFonts w:eastAsiaTheme="minorEastAsia"/>
                <w:rPrChange w:id="1983"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984" w:author="Microsoft Office User" w:date="2017-08-26T15:42:00Z">
                  <w:rPr/>
                </w:rPrChange>
              </w:rPr>
            </w:pPr>
            <w:r w:rsidRPr="0088676B">
              <w:rPr>
                <w:rFonts w:eastAsiaTheme="minorEastAsia"/>
                <w:rPrChange w:id="1985"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986"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987" w:author="Microsoft Office User" w:date="2017-08-26T15:42:00Z">
            <w:rPr>
              <w:lang w:eastAsia="zh-CN"/>
            </w:rPr>
          </w:rPrChange>
        </w:rPr>
      </w:pPr>
      <w:r w:rsidRPr="0088676B">
        <w:rPr>
          <w:rFonts w:ascii="Microsoft YaHei" w:eastAsiaTheme="minorEastAsia" w:hAnsi="Microsoft YaHei" w:cs="Microsoft YaHei" w:hint="eastAsia"/>
          <w:lang w:eastAsia="zh-CN"/>
          <w:rPrChange w:id="1988"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989" w:author="Microsoft Office User" w:date="2017-08-26T15:42:00Z">
            <w:rPr>
              <w:lang w:eastAsia="zh-CN"/>
            </w:rPr>
          </w:rPrChange>
        </w:rPr>
      </w:pPr>
      <w:r w:rsidRPr="0088676B">
        <w:rPr>
          <w:rFonts w:ascii="Microsoft YaHei" w:eastAsiaTheme="minorEastAsia" w:hAnsi="Microsoft YaHei" w:cs="Microsoft YaHei" w:hint="eastAsia"/>
          <w:lang w:eastAsia="zh-CN"/>
          <w:rPrChange w:id="1990" w:author="Microsoft Office User" w:date="2017-08-26T15:42:00Z">
            <w:rPr>
              <w:rFonts w:ascii="Microsoft YaHei" w:eastAsia="Microsoft YaHei" w:hAnsi="Microsoft YaHei" w:cs="Microsoft YaHei" w:hint="eastAsia"/>
              <w:lang w:eastAsia="zh-CN"/>
            </w:rPr>
          </w:rPrChange>
        </w:rPr>
        <w:lastRenderedPageBreak/>
        <w:t>真实身份和数字身份的资产收益账户运行都是相同的。当小明加入互助保险的时候，平台已经有</w:t>
      </w:r>
      <w:r w:rsidRPr="0088676B">
        <w:rPr>
          <w:rFonts w:eastAsiaTheme="minorEastAsia"/>
          <w:lang w:eastAsia="zh-CN"/>
          <w:rPrChange w:id="1991"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92"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993" w:author="Microsoft Office User" w:date="2017-08-26T15:42:00Z">
            <w:rPr>
              <w:lang w:eastAsia="zh-CN"/>
            </w:rPr>
          </w:rPrChange>
        </w:rPr>
      </w:pPr>
      <w:r w:rsidRPr="0088676B">
        <w:rPr>
          <w:rFonts w:ascii="Microsoft YaHei" w:eastAsiaTheme="minorEastAsia" w:hAnsi="Microsoft YaHei" w:cs="Microsoft YaHei" w:hint="eastAsia"/>
          <w:lang w:eastAsia="zh-CN"/>
          <w:rPrChange w:id="1994"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1995"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96"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1997"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1998"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199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00"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2001" w:author="Microsoft Office User" w:date="2017-08-26T15:42:00Z">
            <w:rPr>
              <w:lang w:eastAsia="zh-CN"/>
            </w:rPr>
          </w:rPrChange>
        </w:rPr>
      </w:pPr>
      <w:r w:rsidRPr="0088676B">
        <w:rPr>
          <w:rFonts w:ascii="Microsoft YaHei" w:eastAsiaTheme="minorEastAsia" w:hAnsi="Microsoft YaHei" w:cs="Microsoft YaHei" w:hint="eastAsia"/>
          <w:lang w:eastAsia="zh-CN"/>
          <w:rPrChange w:id="2002"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2003"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2004"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2005" w:author="Microsoft Office User" w:date="2017-08-26T15:42:00Z">
            <w:rPr>
              <w:lang w:eastAsia="zh-CN"/>
            </w:rPr>
          </w:rPrChange>
        </w:rPr>
      </w:pPr>
      <w:r w:rsidRPr="0088676B">
        <w:rPr>
          <w:rFonts w:ascii="Microsoft YaHei" w:eastAsiaTheme="minorEastAsia" w:hAnsi="Microsoft YaHei" w:cs="Microsoft YaHei" w:hint="eastAsia"/>
          <w:lang w:eastAsia="zh-CN"/>
          <w:rPrChange w:id="2006"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2007"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2008"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2009" w:author="Microsoft Office User" w:date="2017-08-26T15:42:00Z">
            <w:rPr>
              <w:lang w:eastAsia="zh-CN"/>
            </w:rPr>
          </w:rPrChange>
        </w:rPr>
      </w:pPr>
      <w:r w:rsidRPr="0088676B">
        <w:rPr>
          <w:rFonts w:ascii="Microsoft YaHei" w:eastAsiaTheme="minorEastAsia" w:hAnsi="Microsoft YaHei" w:cs="Microsoft YaHei" w:hint="eastAsia"/>
          <w:lang w:eastAsia="zh-CN"/>
          <w:rPrChange w:id="2010"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201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2012"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2013" w:author="Microsoft Office User" w:date="2017-08-26T15:42:00Z">
            <w:rPr>
              <w:rFonts w:eastAsia=".萍方-简"/>
              <w:lang w:eastAsia="zh-CN"/>
            </w:rPr>
          </w:rPrChange>
        </w:rPr>
      </w:pPr>
    </w:p>
    <w:p w14:paraId="49202D5E" w14:textId="5DBB94BF" w:rsidR="009F5B31" w:rsidRPr="0088676B" w:rsidRDefault="002B215F" w:rsidP="009F5B31">
      <w:pPr>
        <w:pStyle w:val="1"/>
        <w:rPr>
          <w:rFonts w:ascii=".萍方-简" w:eastAsiaTheme="minorEastAsia" w:hAnsi=".萍方-简"/>
          <w:lang w:eastAsia="zh-CN"/>
          <w:rPrChange w:id="2014" w:author="Microsoft Office User" w:date="2017-08-26T15:42:00Z">
            <w:rPr>
              <w:rFonts w:ascii=".萍方-简" w:eastAsia=".萍方-简" w:hAnsi=".萍方-简"/>
              <w:lang w:eastAsia="zh-CN"/>
            </w:rPr>
          </w:rPrChange>
        </w:rPr>
      </w:pPr>
      <w:bookmarkStart w:id="2015" w:name="_Toc489971217"/>
      <w:r>
        <w:rPr>
          <w:rFonts w:ascii=".萍方-简" w:eastAsiaTheme="minorEastAsia" w:hAnsi=".萍方-简" w:hint="eastAsia"/>
          <w:lang w:eastAsia="zh-CN"/>
        </w:rPr>
        <w:t>相互链</w:t>
      </w:r>
      <w:r w:rsidR="009002FB" w:rsidRPr="0088676B">
        <w:rPr>
          <w:rFonts w:ascii=".萍方-简" w:eastAsiaTheme="minorEastAsia" w:hAnsi=".萍方-简"/>
          <w:lang w:eastAsia="zh-CN"/>
          <w:rPrChange w:id="2016" w:author="Microsoft Office User" w:date="2017-08-26T15:42:00Z">
            <w:rPr>
              <w:rFonts w:ascii=".萍方-简" w:eastAsia=".萍方-简" w:hAnsi=".萍方-简"/>
              <w:lang w:eastAsia="zh-CN"/>
            </w:rPr>
          </w:rPrChange>
        </w:rPr>
        <w:t>Muton</w:t>
      </w:r>
      <w:r w:rsidR="009002FB" w:rsidRPr="0088676B">
        <w:rPr>
          <w:rFonts w:ascii=".萍方-简" w:eastAsiaTheme="minorEastAsia" w:hAnsi=".萍方-简" w:hint="eastAsia"/>
          <w:lang w:eastAsia="zh-CN"/>
          <w:rPrChange w:id="2017" w:author="Microsoft Office User" w:date="2017-08-26T15:42:00Z">
            <w:rPr>
              <w:rFonts w:ascii=".萍方-简" w:eastAsia=".萍方-简" w:hAnsi=".萍方-简" w:hint="eastAsia"/>
              <w:lang w:eastAsia="zh-CN"/>
            </w:rPr>
          </w:rPrChange>
        </w:rPr>
        <w:t>币</w:t>
      </w:r>
      <w:r w:rsidR="009F5B31" w:rsidRPr="0088676B">
        <w:rPr>
          <w:rFonts w:ascii=".萍方-简" w:eastAsiaTheme="minorEastAsia" w:hAnsi=".萍方-简"/>
          <w:lang w:eastAsia="zh-CN"/>
          <w:rPrChange w:id="2018"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2019"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2020"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2021" w:author="Microsoft Office User" w:date="2017-08-26T15:42:00Z">
            <w:rPr>
              <w:rFonts w:ascii=".萍方-简" w:eastAsia=".萍方-简" w:hAnsi=".萍方-简" w:hint="eastAsia"/>
              <w:lang w:eastAsia="zh-CN"/>
            </w:rPr>
          </w:rPrChange>
        </w:rPr>
        <w:t>之后的项目情况</w:t>
      </w:r>
      <w:bookmarkEnd w:id="2015"/>
    </w:p>
    <w:p w14:paraId="727948D6" w14:textId="77777777" w:rsidR="005D42CC" w:rsidRPr="0088676B" w:rsidRDefault="005D42CC" w:rsidP="005D42CC">
      <w:pPr>
        <w:pStyle w:val="2"/>
        <w:rPr>
          <w:rFonts w:ascii=".萍方-简" w:eastAsiaTheme="minorEastAsia" w:hAnsi=".萍方-简"/>
          <w:lang w:eastAsia="zh-CN"/>
          <w:rPrChange w:id="2022" w:author="Microsoft Office User" w:date="2017-08-26T15:42:00Z">
            <w:rPr>
              <w:rFonts w:ascii=".萍方-简" w:eastAsia=".萍方-简" w:hAnsi=".萍方-简"/>
              <w:lang w:eastAsia="zh-CN"/>
            </w:rPr>
          </w:rPrChange>
        </w:rPr>
      </w:pPr>
      <w:bookmarkStart w:id="2023" w:name="_Toc489971218"/>
      <w:r w:rsidRPr="0088676B">
        <w:rPr>
          <w:rFonts w:ascii=".萍方-简" w:eastAsiaTheme="minorEastAsia" w:hAnsi=".萍方-简" w:hint="eastAsia"/>
          <w:lang w:eastAsia="zh-CN"/>
          <w:rPrChange w:id="2024" w:author="Microsoft Office User" w:date="2017-08-26T15:42:00Z">
            <w:rPr>
              <w:rFonts w:ascii=".萍方-简" w:eastAsia=".萍方-简" w:hAnsi=".萍方-简" w:hint="eastAsia"/>
              <w:lang w:eastAsia="zh-CN"/>
            </w:rPr>
          </w:rPrChange>
        </w:rPr>
        <w:t>互助币</w:t>
      </w:r>
      <w:r w:rsidR="008576F4" w:rsidRPr="0088676B">
        <w:rPr>
          <w:rFonts w:ascii=".萍方-简" w:eastAsiaTheme="minorEastAsia" w:hAnsi=".萍方-简"/>
          <w:lang w:eastAsia="zh-CN"/>
          <w:rPrChange w:id="2025" w:author="Microsoft Office User" w:date="2017-08-26T15:42:00Z">
            <w:rPr>
              <w:rFonts w:ascii=".萍方-简" w:eastAsia=".萍方-简" w:hAnsi=".萍方-简"/>
              <w:lang w:eastAsia="zh-CN"/>
            </w:rPr>
          </w:rPrChange>
        </w:rPr>
        <w:t>Muton</w:t>
      </w:r>
      <w:r w:rsidRPr="0088676B">
        <w:rPr>
          <w:rFonts w:ascii=".萍方-简" w:eastAsiaTheme="minorEastAsia" w:hAnsi=".萍方-简" w:hint="eastAsia"/>
          <w:lang w:eastAsia="zh-CN"/>
          <w:rPrChange w:id="2026"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2027"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2028" w:author="Microsoft Office User" w:date="2017-08-26T15:42:00Z">
            <w:rPr>
              <w:rFonts w:ascii=".萍方-简" w:eastAsia=".萍方-简" w:hAnsi=".萍方-简" w:hint="eastAsia"/>
              <w:lang w:eastAsia="zh-CN"/>
            </w:rPr>
          </w:rPrChange>
        </w:rPr>
        <w:t>）的发售</w:t>
      </w:r>
      <w:bookmarkEnd w:id="2023"/>
    </w:p>
    <w:p w14:paraId="31EC23D8" w14:textId="77777777" w:rsidR="005D42CC" w:rsidRPr="0088676B" w:rsidRDefault="005D42CC" w:rsidP="005D42CC">
      <w:pPr>
        <w:pStyle w:val="2"/>
        <w:rPr>
          <w:rFonts w:ascii=".萍方-简" w:eastAsiaTheme="minorEastAsia" w:hAnsi=".萍方-简"/>
          <w:lang w:eastAsia="zh-CN"/>
          <w:rPrChange w:id="2029" w:author="Microsoft Office User" w:date="2017-08-26T15:42:00Z">
            <w:rPr>
              <w:rFonts w:ascii=".萍方-简" w:eastAsia=".萍方-简" w:hAnsi=".萍方-简"/>
              <w:lang w:eastAsia="zh-CN"/>
            </w:rPr>
          </w:rPrChange>
        </w:rPr>
      </w:pPr>
      <w:bookmarkStart w:id="2030" w:name="_Toc489971219"/>
      <w:r w:rsidRPr="0088676B">
        <w:rPr>
          <w:rFonts w:ascii=".萍方-简" w:eastAsiaTheme="minorEastAsia" w:hAnsi=".萍方-简" w:hint="eastAsia"/>
          <w:lang w:eastAsia="zh-CN"/>
          <w:rPrChange w:id="2031" w:author="Microsoft Office User" w:date="2017-08-26T15:42:00Z">
            <w:rPr>
              <w:rFonts w:ascii=".萍方-简" w:eastAsia=".萍方-简" w:hAnsi=".萍方-简" w:hint="eastAsia"/>
              <w:lang w:eastAsia="zh-CN"/>
            </w:rPr>
          </w:rPrChange>
        </w:rPr>
        <w:t>互助币的锁定机制</w:t>
      </w:r>
      <w:bookmarkEnd w:id="2030"/>
    </w:p>
    <w:p w14:paraId="4B27D0BD" w14:textId="46B15CEB" w:rsidR="005D42CC" w:rsidRPr="0088676B" w:rsidDel="000D2E05" w:rsidRDefault="005D42CC" w:rsidP="005D42CC">
      <w:pPr>
        <w:pStyle w:val="2"/>
        <w:rPr>
          <w:del w:id="2032" w:author="Microsoft Office User" w:date="2017-08-26T16:22:00Z"/>
          <w:rFonts w:ascii=".萍方-简" w:eastAsiaTheme="minorEastAsia" w:hAnsi=".萍方-简"/>
          <w:lang w:eastAsia="zh-CN"/>
          <w:rPrChange w:id="2033" w:author="Microsoft Office User" w:date="2017-08-26T15:42:00Z">
            <w:rPr>
              <w:del w:id="2034" w:author="Microsoft Office User" w:date="2017-08-26T16:22:00Z"/>
              <w:rFonts w:ascii=".萍方-简" w:eastAsia=".萍方-简" w:hAnsi=".萍方-简"/>
              <w:lang w:eastAsia="zh-CN"/>
            </w:rPr>
          </w:rPrChange>
        </w:rPr>
      </w:pPr>
      <w:bookmarkStart w:id="2035" w:name="_Toc489971220"/>
      <w:del w:id="2036" w:author="Microsoft Office User" w:date="2017-08-26T16:22:00Z">
        <w:r w:rsidRPr="0088676B" w:rsidDel="000D2E05">
          <w:rPr>
            <w:rFonts w:ascii=".萍方-简" w:eastAsiaTheme="minorEastAsia" w:hAnsi=".萍方-简" w:hint="eastAsia"/>
            <w:lang w:eastAsia="zh-CN"/>
            <w:rPrChange w:id="2037" w:author="Microsoft Office User" w:date="2017-08-26T15:42:00Z">
              <w:rPr>
                <w:rFonts w:ascii=".萍方-简" w:eastAsia=".萍方-简" w:hAnsi=".萍方-简" w:hint="eastAsia"/>
                <w:lang w:eastAsia="zh-CN"/>
              </w:rPr>
            </w:rPrChange>
          </w:rPr>
          <w:delText>互助币最低筹集资金</w:delText>
        </w:r>
        <w:r w:rsidR="004A5E44" w:rsidRPr="0088676B" w:rsidDel="000D2E05">
          <w:rPr>
            <w:rFonts w:ascii=".萍方-简" w:eastAsiaTheme="minorEastAsia" w:hAnsi=".萍方-简" w:hint="eastAsia"/>
            <w:lang w:eastAsia="zh-CN"/>
            <w:rPrChange w:id="2038" w:author="Microsoft Office User" w:date="2017-08-26T15:42:00Z">
              <w:rPr>
                <w:rFonts w:ascii=".萍方-简" w:eastAsia=".萍方-简" w:hAnsi=".萍方-简" w:hint="eastAsia"/>
                <w:lang w:eastAsia="zh-CN"/>
              </w:rPr>
            </w:rPrChange>
          </w:rPr>
          <w:delText>和资金使用情况</w:delText>
        </w:r>
        <w:bookmarkEnd w:id="2035"/>
      </w:del>
    </w:p>
    <w:p w14:paraId="517FB023" w14:textId="3AB9F390" w:rsidR="00E465D5" w:rsidRPr="0088676B" w:rsidDel="000D2E05" w:rsidRDefault="00E465D5" w:rsidP="00E465D5">
      <w:pPr>
        <w:pStyle w:val="1"/>
        <w:rPr>
          <w:del w:id="2039" w:author="Microsoft Office User" w:date="2017-08-26T16:22:00Z"/>
          <w:rFonts w:ascii=".萍方-简" w:eastAsiaTheme="minorEastAsia" w:hAnsi=".萍方-简"/>
          <w:lang w:eastAsia="zh-CN"/>
          <w:rPrChange w:id="2040" w:author="Microsoft Office User" w:date="2017-08-26T15:42:00Z">
            <w:rPr>
              <w:del w:id="2041" w:author="Microsoft Office User" w:date="2017-08-26T16:22:00Z"/>
              <w:rFonts w:ascii=".萍方-简" w:eastAsia=".萍方-简" w:hAnsi=".萍方-简"/>
              <w:lang w:eastAsia="zh-CN"/>
            </w:rPr>
          </w:rPrChange>
        </w:rPr>
      </w:pPr>
      <w:bookmarkStart w:id="2042" w:name="_Toc489971221"/>
      <w:del w:id="2043" w:author="Microsoft Office User" w:date="2017-08-26T16:22:00Z">
        <w:r w:rsidRPr="0088676B" w:rsidDel="000D2E05">
          <w:rPr>
            <w:rFonts w:ascii=".萍方-简" w:eastAsiaTheme="minorEastAsia" w:hAnsi=".萍方-简" w:hint="eastAsia"/>
            <w:lang w:eastAsia="zh-CN"/>
            <w:rPrChange w:id="2044" w:author="Microsoft Office User" w:date="2017-08-26T15:42:00Z">
              <w:rPr>
                <w:rFonts w:ascii=".萍方-简" w:eastAsia=".萍方-简" w:hAnsi=".萍方-简" w:hint="eastAsia"/>
                <w:lang w:eastAsia="zh-CN"/>
              </w:rPr>
            </w:rPrChange>
          </w:rPr>
          <w:delText>互助链开发计划与预算</w:delText>
        </w:r>
        <w:bookmarkEnd w:id="2042"/>
      </w:del>
    </w:p>
    <w:p w14:paraId="2A950183" w14:textId="1B91DA8A" w:rsidR="00790E9D" w:rsidRPr="0088676B" w:rsidDel="000D2E05" w:rsidRDefault="00790E9D" w:rsidP="00790E9D">
      <w:pPr>
        <w:pStyle w:val="1"/>
        <w:rPr>
          <w:del w:id="2045" w:author="Microsoft Office User" w:date="2017-08-26T16:22:00Z"/>
          <w:rFonts w:ascii=".萍方-简" w:eastAsiaTheme="minorEastAsia" w:hAnsi=".萍方-简"/>
          <w:lang w:eastAsia="zh-CN"/>
          <w:rPrChange w:id="2046" w:author="Microsoft Office User" w:date="2017-08-26T15:42:00Z">
            <w:rPr>
              <w:del w:id="2047" w:author="Microsoft Office User" w:date="2017-08-26T16:22:00Z"/>
              <w:rFonts w:ascii=".萍方-简" w:eastAsia=".萍方-简" w:hAnsi=".萍方-简"/>
              <w:lang w:eastAsia="zh-CN"/>
            </w:rPr>
          </w:rPrChange>
        </w:rPr>
      </w:pPr>
      <w:bookmarkStart w:id="2048" w:name="_Toc489971222"/>
      <w:del w:id="2049" w:author="Microsoft Office User" w:date="2017-08-26T16:22:00Z">
        <w:r w:rsidRPr="0088676B" w:rsidDel="000D2E05">
          <w:rPr>
            <w:rFonts w:ascii=".萍方-简" w:eastAsiaTheme="minorEastAsia" w:hAnsi=".萍方-简" w:hint="eastAsia"/>
            <w:lang w:eastAsia="zh-CN"/>
            <w:rPrChange w:id="2050" w:author="Microsoft Office User" w:date="2017-08-26T15:42:00Z">
              <w:rPr>
                <w:rFonts w:ascii=".萍方-简" w:eastAsia=".萍方-简" w:hAnsi=".萍方-简" w:hint="eastAsia"/>
                <w:lang w:eastAsia="zh-CN"/>
              </w:rPr>
            </w:rPrChange>
          </w:rPr>
          <w:delText>互助链团队</w:delText>
        </w:r>
        <w:bookmarkEnd w:id="2048"/>
      </w:del>
    </w:p>
    <w:p w14:paraId="3167CD6A" w14:textId="408AF525" w:rsidR="00D01CC6" w:rsidRPr="0088676B" w:rsidDel="000D2E05" w:rsidRDefault="00D01CC6" w:rsidP="00BD2F03">
      <w:pPr>
        <w:rPr>
          <w:del w:id="2051" w:author="Microsoft Office User" w:date="2017-08-26T16:22:00Z"/>
          <w:rFonts w:eastAsiaTheme="minorEastAsia"/>
          <w:lang w:eastAsia="zh-CN"/>
          <w:rPrChange w:id="2052" w:author="Microsoft Office User" w:date="2017-08-26T15:42:00Z">
            <w:rPr>
              <w:del w:id="2053" w:author="Microsoft Office User" w:date="2017-08-26T16:22:00Z"/>
              <w:lang w:eastAsia="zh-CN"/>
            </w:rPr>
          </w:rPrChange>
        </w:rPr>
      </w:pPr>
      <w:del w:id="2054"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2055" w:author="Microsoft Office User" w:date="2017-08-26T16:22:00Z"/>
          <w:rFonts w:eastAsiaTheme="minorEastAsia"/>
          <w:lang w:eastAsia="zh-CN"/>
          <w:rPrChange w:id="2056" w:author="Microsoft Office User" w:date="2017-08-26T15:42:00Z">
            <w:rPr>
              <w:del w:id="2057"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2058" w:author="Microsoft Office User" w:date="2017-08-26T15:42:00Z">
            <w:rPr>
              <w:lang w:eastAsia="zh-CN"/>
            </w:rPr>
          </w:rPrChange>
        </w:rPr>
      </w:pPr>
    </w:p>
    <w:p w14:paraId="14225818" w14:textId="1483CE1D" w:rsidR="00BD2F03" w:rsidRPr="0088676B" w:rsidDel="000D2E05" w:rsidRDefault="00BD2F03" w:rsidP="00BD2F03">
      <w:pPr>
        <w:rPr>
          <w:del w:id="2059" w:author="Microsoft Office User" w:date="2017-08-26T16:22:00Z"/>
          <w:rFonts w:eastAsiaTheme="minorEastAsia"/>
          <w:lang w:eastAsia="zh-CN"/>
          <w:rPrChange w:id="2060" w:author="Microsoft Office User" w:date="2017-08-26T15:42:00Z">
            <w:rPr>
              <w:del w:id="2061" w:author="Microsoft Office User" w:date="2017-08-26T16:22:00Z"/>
              <w:lang w:eastAsia="zh-CN"/>
            </w:rPr>
          </w:rPrChange>
        </w:rPr>
      </w:pPr>
    </w:p>
    <w:p w14:paraId="049A5701" w14:textId="17C3FA4B" w:rsidR="009C2842" w:rsidRPr="0088676B" w:rsidDel="000D2E05" w:rsidRDefault="002D6DE6" w:rsidP="00D465D6">
      <w:pPr>
        <w:pStyle w:val="1"/>
        <w:rPr>
          <w:del w:id="2062" w:author="Microsoft Office User" w:date="2017-08-26T16:22:00Z"/>
          <w:rFonts w:ascii=".萍方-简" w:eastAsiaTheme="minorEastAsia" w:hAnsi=".萍方-简"/>
          <w:lang w:eastAsia="zh-CN"/>
          <w:rPrChange w:id="2063" w:author="Microsoft Office User" w:date="2017-08-26T15:42:00Z">
            <w:rPr>
              <w:del w:id="2064" w:author="Microsoft Office User" w:date="2017-08-26T16:22:00Z"/>
              <w:rFonts w:ascii=".萍方-简" w:eastAsia=".萍方-简" w:hAnsi=".萍方-简"/>
              <w:lang w:eastAsia="zh-CN"/>
            </w:rPr>
          </w:rPrChange>
        </w:rPr>
      </w:pPr>
      <w:bookmarkStart w:id="2065" w:name="_Toc489971223"/>
      <w:del w:id="2066" w:author="Microsoft Office User" w:date="2017-08-26T16:22:00Z">
        <w:r w:rsidRPr="0088676B" w:rsidDel="000D2E05">
          <w:rPr>
            <w:rFonts w:ascii=".萍方-简" w:eastAsiaTheme="minorEastAsia" w:hAnsi=".萍方-简" w:hint="eastAsia"/>
            <w:lang w:eastAsia="zh-CN"/>
            <w:rPrChange w:id="2067" w:author="Microsoft Office User" w:date="2017-08-26T15:42:00Z">
              <w:rPr>
                <w:rFonts w:ascii=".萍方-简" w:eastAsia=".萍方-简" w:hAnsi=".萍方-简" w:hint="eastAsia"/>
                <w:lang w:eastAsia="zh-CN"/>
              </w:rPr>
            </w:rPrChange>
          </w:rPr>
          <w:delText>附录</w:delText>
        </w:r>
        <w:bookmarkEnd w:id="2065"/>
      </w:del>
    </w:p>
    <w:p w14:paraId="30088360" w14:textId="56F1934C" w:rsidR="00347117" w:rsidRPr="0088676B" w:rsidDel="000D2E05" w:rsidRDefault="00347117" w:rsidP="00347117">
      <w:pPr>
        <w:pStyle w:val="2"/>
        <w:rPr>
          <w:del w:id="2068" w:author="Microsoft Office User" w:date="2017-08-26T16:22:00Z"/>
          <w:rFonts w:ascii=".萍方-简" w:eastAsiaTheme="minorEastAsia" w:hAnsi=".萍方-简"/>
          <w:noProof/>
          <w:lang w:val="en-CA" w:eastAsia="zh-CN"/>
          <w:rPrChange w:id="2069" w:author="Microsoft Office User" w:date="2017-08-26T15:42:00Z">
            <w:rPr>
              <w:del w:id="2070" w:author="Microsoft Office User" w:date="2017-08-26T16:22:00Z"/>
              <w:rFonts w:ascii=".萍方-简" w:eastAsia=".萍方-简" w:hAnsi=".萍方-简"/>
              <w:noProof/>
              <w:lang w:val="en-CA" w:eastAsia="zh-CN"/>
            </w:rPr>
          </w:rPrChange>
        </w:rPr>
      </w:pPr>
      <w:bookmarkStart w:id="2071" w:name="_Toc489971224"/>
      <w:del w:id="2072" w:author="Microsoft Office User" w:date="2017-08-26T16:22:00Z">
        <w:r w:rsidRPr="0088676B" w:rsidDel="000D2E05">
          <w:rPr>
            <w:rFonts w:ascii=".萍方-简" w:eastAsiaTheme="minorEastAsia" w:hAnsi=".萍方-简" w:hint="eastAsia"/>
            <w:noProof/>
            <w:lang w:val="en-CA" w:eastAsia="zh-CN"/>
            <w:rPrChange w:id="2073" w:author="Microsoft Office User" w:date="2017-08-26T15:42:00Z">
              <w:rPr>
                <w:rFonts w:ascii=".萍方-简" w:eastAsia=".萍方-简" w:hAnsi=".萍方-简" w:hint="eastAsia"/>
                <w:noProof/>
                <w:lang w:val="en-CA" w:eastAsia="zh-CN"/>
              </w:rPr>
            </w:rPrChange>
          </w:rPr>
          <w:delText>其他应用场景详述</w:delText>
        </w:r>
        <w:bookmarkEnd w:id="2071"/>
      </w:del>
    </w:p>
    <w:p w14:paraId="51A4D4B0" w14:textId="385AF6D6" w:rsidR="00347117" w:rsidRPr="0088676B" w:rsidDel="000D2E05" w:rsidRDefault="00347117" w:rsidP="00347117">
      <w:pPr>
        <w:pStyle w:val="3"/>
        <w:rPr>
          <w:del w:id="2074" w:author="Microsoft Office User" w:date="2017-08-26T16:22:00Z"/>
          <w:rFonts w:eastAsiaTheme="minorEastAsia"/>
          <w:lang w:eastAsia="zh-CN"/>
          <w:rPrChange w:id="2075" w:author="Microsoft Office User" w:date="2017-08-26T15:42:00Z">
            <w:rPr>
              <w:del w:id="2076" w:author="Microsoft Office User" w:date="2017-08-26T16:22:00Z"/>
              <w:rFonts w:eastAsia=".萍方-简"/>
              <w:lang w:eastAsia="zh-CN"/>
            </w:rPr>
          </w:rPrChange>
        </w:rPr>
      </w:pPr>
      <w:bookmarkStart w:id="2077" w:name="_Toc489971225"/>
      <w:del w:id="2078" w:author="Microsoft Office User" w:date="2017-08-26T16:22:00Z">
        <w:r w:rsidRPr="0088676B" w:rsidDel="000D2E05">
          <w:rPr>
            <w:rFonts w:eastAsiaTheme="minorEastAsia" w:hint="eastAsia"/>
            <w:lang w:eastAsia="zh-CN"/>
            <w:rPrChange w:id="2079" w:author="Microsoft Office User" w:date="2017-08-26T15:42:00Z">
              <w:rPr>
                <w:rFonts w:eastAsia=".萍方-简" w:hint="eastAsia"/>
                <w:lang w:eastAsia="zh-CN"/>
              </w:rPr>
            </w:rPrChange>
          </w:rPr>
          <w:delText>互助链架构应用于</w:delText>
        </w:r>
        <w:r w:rsidR="003615CD" w:rsidRPr="0088676B" w:rsidDel="000D2E05">
          <w:rPr>
            <w:rFonts w:eastAsiaTheme="minorEastAsia" w:hint="eastAsia"/>
            <w:lang w:eastAsia="zh-CN"/>
            <w:rPrChange w:id="2080" w:author="Microsoft Office User" w:date="2017-08-26T15:42:00Z">
              <w:rPr>
                <w:rFonts w:eastAsia=".萍方-简" w:hint="eastAsia"/>
                <w:lang w:eastAsia="zh-CN"/>
              </w:rPr>
            </w:rPrChange>
          </w:rPr>
          <w:delText>保险流程的优化</w:delText>
        </w:r>
        <w:bookmarkEnd w:id="2077"/>
      </w:del>
    </w:p>
    <w:p w14:paraId="3B804379" w14:textId="5465DD73" w:rsidR="00E0606F" w:rsidRPr="0088676B" w:rsidDel="000D2E05" w:rsidRDefault="00E0606F" w:rsidP="00E0606F">
      <w:pPr>
        <w:rPr>
          <w:del w:id="2081" w:author="Microsoft Office User" w:date="2017-08-26T16:22:00Z"/>
          <w:rFonts w:eastAsiaTheme="minorEastAsia"/>
          <w:lang w:eastAsia="zh-CN"/>
          <w:rPrChange w:id="2082" w:author="Microsoft Office User" w:date="2017-08-26T15:42:00Z">
            <w:rPr>
              <w:del w:id="2083" w:author="Microsoft Office User" w:date="2017-08-26T16:22:00Z"/>
              <w:lang w:eastAsia="zh-CN"/>
            </w:rPr>
          </w:rPrChange>
        </w:rPr>
      </w:pPr>
      <w:del w:id="2084" w:author="Microsoft Office User" w:date="2017-08-26T16:22:00Z">
        <w:r w:rsidRPr="0088676B" w:rsidDel="000D2E05">
          <w:rPr>
            <w:rFonts w:eastAsiaTheme="minorEastAsia"/>
            <w:lang w:eastAsia="zh-CN"/>
            <w:rPrChange w:id="2085"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086" w:author="Microsoft Office User" w:date="2017-08-26T16:22:00Z"/>
          <w:rFonts w:eastAsiaTheme="minorEastAsia"/>
          <w:lang w:eastAsia="zh-CN"/>
          <w:rPrChange w:id="2087" w:author="Microsoft Office User" w:date="2017-08-26T15:42:00Z">
            <w:rPr>
              <w:del w:id="2088" w:author="Microsoft Office User" w:date="2017-08-26T16:22:00Z"/>
              <w:lang w:eastAsia="zh-CN"/>
            </w:rPr>
          </w:rPrChange>
        </w:rPr>
      </w:pPr>
      <w:del w:id="208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191034" w:rsidRDefault="00191034"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191034" w:rsidRDefault="00191034" w:rsidP="00E0606F">
                        <w:pPr>
                          <w:jc w:val="center"/>
                        </w:pPr>
                        <w:r>
                          <w:t>External Reporting</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191034" w:rsidRDefault="00191034"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191034" w:rsidRDefault="00191034" w:rsidP="00E0606F">
                        <w:pPr>
                          <w:jc w:val="center"/>
                        </w:pPr>
                        <w:r>
                          <w:t>Claims</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191034" w:rsidRDefault="00191034"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191034" w:rsidRDefault="00191034" w:rsidP="00E0606F">
                        <w:pPr>
                          <w:jc w:val="center"/>
                        </w:pPr>
                        <w:r>
                          <w:t>Post Bind</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191034" w:rsidRDefault="00191034"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191034" w:rsidRDefault="00191034" w:rsidP="00E0606F">
                        <w:pPr>
                          <w:jc w:val="center"/>
                        </w:pPr>
                        <w:r>
                          <w:t>Accounting &amp; Settlement</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191034" w:rsidRDefault="00191034"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191034" w:rsidRDefault="00191034" w:rsidP="00E0606F">
                        <w:pPr>
                          <w:jc w:val="center"/>
                        </w:pPr>
                        <w:r>
                          <w:t>Placing</w:t>
                        </w:r>
                      </w:p>
                    </w:txbxContent>
                  </v:textbox>
                </v:shape>
              </w:pict>
            </mc:Fallback>
          </mc:AlternateContent>
        </w:r>
      </w:del>
    </w:p>
    <w:bookmarkStart w:id="2090" w:name="_Toc489971226"/>
    <w:p w14:paraId="728168CF" w14:textId="1E063060" w:rsidR="00E0606F" w:rsidRPr="0088676B" w:rsidDel="000D2E05" w:rsidRDefault="000A7D17" w:rsidP="00E0606F">
      <w:pPr>
        <w:pStyle w:val="2"/>
        <w:numPr>
          <w:ilvl w:val="0"/>
          <w:numId w:val="0"/>
        </w:numPr>
        <w:ind w:left="720"/>
        <w:rPr>
          <w:del w:id="2091" w:author="Microsoft Office User" w:date="2017-08-26T16:22:00Z"/>
          <w:rFonts w:asciiTheme="minorEastAsia" w:eastAsiaTheme="minorEastAsia" w:hAnsiTheme="minorEastAsia"/>
          <w:lang w:eastAsia="zh-CN"/>
        </w:rPr>
      </w:pPr>
      <w:del w:id="209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090"/>
      </w:del>
    </w:p>
    <w:p w14:paraId="699EB7E5" w14:textId="41334B27" w:rsidR="00E0606F" w:rsidRPr="0088676B" w:rsidDel="000D2E05" w:rsidRDefault="00E0606F" w:rsidP="00E0606F">
      <w:pPr>
        <w:rPr>
          <w:del w:id="2093" w:author="Microsoft Office User" w:date="2017-08-26T16:22:00Z"/>
          <w:rFonts w:eastAsiaTheme="minorEastAsia"/>
          <w:lang w:eastAsia="zh-CN"/>
        </w:rPr>
      </w:pPr>
    </w:p>
    <w:p w14:paraId="0901BF36" w14:textId="2B5B0BF8" w:rsidR="00E0606F" w:rsidRPr="0088676B" w:rsidDel="000D2E05" w:rsidRDefault="00E0606F" w:rsidP="00E0606F">
      <w:pPr>
        <w:rPr>
          <w:del w:id="2094" w:author="Microsoft Office User" w:date="2017-08-26T16:22:00Z"/>
          <w:rFonts w:eastAsiaTheme="minorEastAsia"/>
          <w:lang w:eastAsia="zh-CN"/>
        </w:rPr>
      </w:pPr>
      <w:del w:id="2095"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2096" w:author="Microsoft Office User" w:date="2017-08-26T16:22:00Z"/>
          <w:rFonts w:eastAsiaTheme="minorEastAsia"/>
          <w:lang w:eastAsia="zh-CN"/>
        </w:rPr>
      </w:pPr>
      <w:del w:id="2097"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2098" w:author="Microsoft Office User" w:date="2017-08-26T16:22:00Z"/>
          <w:rFonts w:eastAsiaTheme="minorEastAsia"/>
          <w:lang w:eastAsia="zh-CN"/>
        </w:rPr>
      </w:pPr>
      <w:del w:id="2099"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2100" w:author="Microsoft Office User" w:date="2017-08-26T16:22:00Z"/>
          <w:rFonts w:eastAsiaTheme="minorEastAsia"/>
          <w:lang w:eastAsia="zh-CN"/>
        </w:rPr>
      </w:pPr>
      <w:del w:id="2101"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2102" w:author="Microsoft Office User" w:date="2017-08-26T16:22:00Z"/>
          <w:rFonts w:eastAsiaTheme="minorEastAsia"/>
          <w:lang w:eastAsia="zh-CN"/>
        </w:rPr>
      </w:pPr>
      <w:del w:id="2103"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2104" w:author="Microsoft Office User" w:date="2017-08-26T16:22:00Z"/>
          <w:rFonts w:eastAsiaTheme="minorEastAsia"/>
          <w:lang w:eastAsia="zh-CN"/>
        </w:rPr>
      </w:pPr>
      <w:del w:id="2105"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106" w:author="Microsoft Office User" w:date="2017-08-26T16:22:00Z"/>
          <w:rFonts w:eastAsiaTheme="minorEastAsia"/>
          <w:lang w:eastAsia="zh-CN"/>
        </w:rPr>
      </w:pPr>
      <w:del w:id="2107"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2108" w:author="Microsoft Office User" w:date="2017-08-26T16:22:00Z"/>
          <w:rFonts w:eastAsiaTheme="minorEastAsia"/>
          <w:lang w:eastAsia="zh-CN"/>
        </w:rPr>
      </w:pPr>
    </w:p>
    <w:p w14:paraId="26E08B87" w14:textId="59F90453" w:rsidR="00E0606F" w:rsidRPr="0088676B" w:rsidDel="000D2E05" w:rsidRDefault="00E0606F" w:rsidP="00E0606F">
      <w:pPr>
        <w:rPr>
          <w:del w:id="2109" w:author="Microsoft Office User" w:date="2017-08-26T16:22:00Z"/>
          <w:rFonts w:eastAsiaTheme="minorEastAsia"/>
          <w:b/>
          <w:lang w:eastAsia="zh-CN"/>
        </w:rPr>
      </w:pPr>
      <w:del w:id="2110"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2111" w:author="Microsoft Office User" w:date="2017-08-26T16:22:00Z"/>
          <w:rFonts w:eastAsiaTheme="minorEastAsia"/>
          <w:lang w:eastAsia="zh-CN"/>
        </w:rPr>
      </w:pPr>
      <w:del w:id="2112"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ad"/>
        <w:numPr>
          <w:ilvl w:val="0"/>
          <w:numId w:val="5"/>
        </w:numPr>
        <w:rPr>
          <w:del w:id="2113" w:author="Microsoft Office User" w:date="2017-08-26T16:22:00Z"/>
          <w:rFonts w:eastAsiaTheme="minorEastAsia"/>
          <w:lang w:eastAsia="zh-CN"/>
        </w:rPr>
      </w:pPr>
      <w:del w:id="2114"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ad"/>
        <w:numPr>
          <w:ilvl w:val="0"/>
          <w:numId w:val="5"/>
        </w:numPr>
        <w:rPr>
          <w:del w:id="2115" w:author="Microsoft Office User" w:date="2017-08-26T16:22:00Z"/>
          <w:rFonts w:eastAsiaTheme="minorEastAsia"/>
          <w:lang w:eastAsia="zh-CN"/>
        </w:rPr>
      </w:pPr>
      <w:del w:id="2116"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ad"/>
        <w:numPr>
          <w:ilvl w:val="0"/>
          <w:numId w:val="5"/>
        </w:numPr>
        <w:rPr>
          <w:del w:id="2117" w:author="Microsoft Office User" w:date="2017-08-26T16:22:00Z"/>
          <w:rFonts w:eastAsiaTheme="minorEastAsia"/>
          <w:lang w:eastAsia="zh-CN"/>
        </w:rPr>
      </w:pPr>
      <w:del w:id="2118"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ad"/>
        <w:numPr>
          <w:ilvl w:val="0"/>
          <w:numId w:val="5"/>
        </w:numPr>
        <w:rPr>
          <w:del w:id="2119" w:author="Microsoft Office User" w:date="2017-08-26T16:22:00Z"/>
          <w:rFonts w:eastAsiaTheme="minorEastAsia"/>
          <w:lang w:eastAsia="zh-CN"/>
        </w:rPr>
      </w:pPr>
      <w:del w:id="2120"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2121" w:author="Microsoft Office User" w:date="2017-08-26T16:22:00Z"/>
          <w:rFonts w:eastAsiaTheme="minorEastAsia"/>
          <w:lang w:eastAsia="zh-CN"/>
        </w:rPr>
      </w:pPr>
    </w:p>
    <w:p w14:paraId="1A143D5D" w14:textId="315AB3A4" w:rsidR="00E0606F" w:rsidRPr="0088676B" w:rsidDel="000D2E05" w:rsidRDefault="00E0606F" w:rsidP="00E0606F">
      <w:pPr>
        <w:rPr>
          <w:del w:id="2122" w:author="Microsoft Office User" w:date="2017-08-26T16:22:00Z"/>
          <w:rFonts w:eastAsiaTheme="minorEastAsia"/>
          <w:lang w:eastAsia="zh-CN"/>
        </w:rPr>
      </w:pPr>
      <w:del w:id="2123"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ad"/>
        <w:numPr>
          <w:ilvl w:val="0"/>
          <w:numId w:val="6"/>
        </w:numPr>
        <w:rPr>
          <w:del w:id="2124" w:author="Microsoft Office User" w:date="2017-08-26T16:22:00Z"/>
          <w:rFonts w:eastAsiaTheme="minorEastAsia"/>
          <w:lang w:eastAsia="zh-CN"/>
        </w:rPr>
      </w:pPr>
      <w:del w:id="2125"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ad"/>
        <w:numPr>
          <w:ilvl w:val="0"/>
          <w:numId w:val="6"/>
        </w:numPr>
        <w:rPr>
          <w:del w:id="2126" w:author="Microsoft Office User" w:date="2017-08-26T16:22:00Z"/>
          <w:rFonts w:eastAsiaTheme="minorEastAsia"/>
          <w:lang w:eastAsia="zh-CN"/>
        </w:rPr>
      </w:pPr>
      <w:del w:id="2127"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ad"/>
        <w:numPr>
          <w:ilvl w:val="0"/>
          <w:numId w:val="6"/>
        </w:numPr>
        <w:rPr>
          <w:del w:id="2128" w:author="Microsoft Office User" w:date="2017-08-26T16:22:00Z"/>
          <w:rFonts w:eastAsiaTheme="minorEastAsia"/>
          <w:lang w:eastAsia="zh-CN"/>
        </w:rPr>
      </w:pPr>
      <w:del w:id="2129"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ad"/>
        <w:numPr>
          <w:ilvl w:val="0"/>
          <w:numId w:val="6"/>
        </w:numPr>
        <w:rPr>
          <w:del w:id="2130" w:author="Microsoft Office User" w:date="2017-08-26T16:22:00Z"/>
          <w:rFonts w:eastAsiaTheme="minorEastAsia"/>
          <w:lang w:eastAsia="zh-CN"/>
        </w:rPr>
      </w:pPr>
      <w:del w:id="2131" w:author="Microsoft Office User" w:date="2017-08-26T16:22:00Z">
        <w:r w:rsidRPr="0088676B" w:rsidDel="000D2E05">
          <w:rPr>
            <w:rFonts w:eastAsiaTheme="minorEastAsia"/>
            <w:lang w:eastAsia="zh-CN"/>
          </w:rPr>
          <w:delText>Benefits verification based on multiple data sources readily available to all service providers</w:delText>
        </w:r>
      </w:del>
    </w:p>
    <w:p w14:paraId="6783ADAA" w14:textId="54E56439" w:rsidR="00E0606F" w:rsidRPr="0088676B" w:rsidDel="000D2E05" w:rsidRDefault="00E0606F" w:rsidP="00E0606F">
      <w:pPr>
        <w:rPr>
          <w:del w:id="2132" w:author="Microsoft Office User" w:date="2017-08-26T16:22:00Z"/>
          <w:rFonts w:eastAsiaTheme="minorEastAsia"/>
          <w:lang w:eastAsia="zh-CN"/>
        </w:rPr>
      </w:pPr>
    </w:p>
    <w:p w14:paraId="41AA391C" w14:textId="7F42B10D" w:rsidR="00E0606F" w:rsidRPr="0088676B" w:rsidDel="000D2E05" w:rsidRDefault="00E0606F" w:rsidP="00E0606F">
      <w:pPr>
        <w:rPr>
          <w:del w:id="2133" w:author="Microsoft Office User" w:date="2017-08-26T16:22:00Z"/>
          <w:rFonts w:eastAsiaTheme="minorEastAsia"/>
          <w:lang w:eastAsia="zh-CN"/>
        </w:rPr>
      </w:pPr>
    </w:p>
    <w:p w14:paraId="3A5DC5A8" w14:textId="3C8F3177" w:rsidR="00E0606F" w:rsidRPr="0088676B" w:rsidDel="000D2E05" w:rsidRDefault="00E0606F" w:rsidP="00E0606F">
      <w:pPr>
        <w:rPr>
          <w:del w:id="2134" w:author="Microsoft Office User" w:date="2017-08-26T16:22:00Z"/>
          <w:rFonts w:eastAsiaTheme="minorEastAsia"/>
          <w:lang w:eastAsia="zh-CN"/>
        </w:rPr>
      </w:pPr>
    </w:p>
    <w:p w14:paraId="3A7499BF" w14:textId="5C6971E1" w:rsidR="00E0606F" w:rsidRPr="0088676B" w:rsidDel="000D2E05" w:rsidRDefault="00E0606F" w:rsidP="00E0606F">
      <w:pPr>
        <w:rPr>
          <w:del w:id="2135" w:author="Microsoft Office User" w:date="2017-08-26T16:22:00Z"/>
          <w:rFonts w:eastAsiaTheme="minorEastAsia"/>
          <w:lang w:eastAsia="zh-CN"/>
        </w:rPr>
      </w:pPr>
    </w:p>
    <w:p w14:paraId="263AF474" w14:textId="5442A1CC" w:rsidR="00E0606F" w:rsidRPr="0088676B" w:rsidDel="000D2E05" w:rsidRDefault="00E0606F" w:rsidP="00E0606F">
      <w:pPr>
        <w:rPr>
          <w:del w:id="2136" w:author="Microsoft Office User" w:date="2017-08-26T16:22:00Z"/>
          <w:rFonts w:eastAsiaTheme="minorEastAsia"/>
          <w:lang w:eastAsia="zh-CN"/>
        </w:rPr>
      </w:pPr>
    </w:p>
    <w:p w14:paraId="3EC0C53B" w14:textId="392B6D36" w:rsidR="00E0606F" w:rsidRPr="0088676B" w:rsidDel="000D2E05" w:rsidRDefault="00E0606F" w:rsidP="003615CD">
      <w:pPr>
        <w:pStyle w:val="4"/>
        <w:rPr>
          <w:del w:id="2137" w:author="Microsoft Office User" w:date="2017-08-26T16:22:00Z"/>
          <w:rFonts w:eastAsiaTheme="minorEastAsia"/>
          <w:lang w:eastAsia="zh-CN"/>
        </w:rPr>
      </w:pPr>
      <w:del w:id="2138"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2139" w:author="Microsoft Office User" w:date="2017-08-26T16:22:00Z"/>
          <w:rFonts w:eastAsiaTheme="minorEastAsia"/>
          <w:lang w:eastAsia="zh-CN"/>
        </w:rPr>
      </w:pPr>
    </w:p>
    <w:p w14:paraId="3BB40CFB" w14:textId="068D0B58" w:rsidR="00E0606F" w:rsidRPr="0088676B" w:rsidDel="000D2E05" w:rsidRDefault="00E0606F" w:rsidP="00E0606F">
      <w:pPr>
        <w:rPr>
          <w:del w:id="2140" w:author="Microsoft Office User" w:date="2017-08-26T16:22:00Z"/>
          <w:rFonts w:eastAsiaTheme="minorEastAsia"/>
          <w:lang w:eastAsia="zh-CN"/>
        </w:rPr>
      </w:pPr>
      <w:del w:id="2141"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3"/>
        <w:numPr>
          <w:ilvl w:val="0"/>
          <w:numId w:val="0"/>
        </w:numPr>
        <w:ind w:left="900"/>
        <w:rPr>
          <w:del w:id="2142" w:author="Microsoft Office User" w:date="2017-08-26T16:22:00Z"/>
          <w:rFonts w:eastAsiaTheme="minorEastAsia"/>
          <w:lang w:eastAsia="zh-CN"/>
        </w:rPr>
      </w:pPr>
    </w:p>
    <w:p w14:paraId="3C7CD0E3" w14:textId="52F3AFA6" w:rsidR="00E0606F" w:rsidRPr="0088676B" w:rsidDel="000D2E05" w:rsidRDefault="00E0606F" w:rsidP="003615CD">
      <w:pPr>
        <w:pStyle w:val="4"/>
        <w:rPr>
          <w:del w:id="2143" w:author="Microsoft Office User" w:date="2017-08-26T16:22:00Z"/>
          <w:rFonts w:eastAsiaTheme="minorEastAsia"/>
          <w:lang w:eastAsia="zh-CN"/>
        </w:rPr>
      </w:pPr>
      <w:del w:id="2144"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2145" w:author="Microsoft Office User" w:date="2017-08-26T16:22:00Z"/>
          <w:rFonts w:eastAsiaTheme="minorEastAsia"/>
          <w:lang w:eastAsia="zh-CN"/>
        </w:rPr>
      </w:pPr>
    </w:p>
    <w:p w14:paraId="401BE09E" w14:textId="53EA6D95" w:rsidR="00E0606F" w:rsidRPr="0088676B" w:rsidDel="000D2E05" w:rsidRDefault="00E0606F" w:rsidP="00E0606F">
      <w:pPr>
        <w:rPr>
          <w:del w:id="2146" w:author="Microsoft Office User" w:date="2017-08-26T16:22:00Z"/>
          <w:rFonts w:eastAsiaTheme="minorEastAsia"/>
          <w:lang w:eastAsia="zh-CN"/>
        </w:rPr>
      </w:pPr>
      <w:del w:id="2147" w:author="Microsoft Office User" w:date="2017-08-26T16:22:00Z">
        <w:r w:rsidRPr="00DE6D50" w:rsidDel="000D2E05">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148" w:author="Microsoft Office User" w:date="2017-08-26T16:22:00Z"/>
          <w:rFonts w:eastAsiaTheme="minorEastAsia"/>
          <w:lang w:eastAsia="zh-CN"/>
        </w:rPr>
      </w:pPr>
    </w:p>
    <w:p w14:paraId="6C09F374" w14:textId="0B434B52" w:rsidR="00E0606F" w:rsidRPr="0088676B" w:rsidDel="000D2E05" w:rsidRDefault="00E0606F" w:rsidP="00E0606F">
      <w:pPr>
        <w:rPr>
          <w:del w:id="2149" w:author="Microsoft Office User" w:date="2017-08-26T16:22:00Z"/>
          <w:rFonts w:eastAsiaTheme="minorEastAsia"/>
          <w:lang w:eastAsia="zh-CN"/>
        </w:rPr>
      </w:pPr>
    </w:p>
    <w:p w14:paraId="54CD9483" w14:textId="1237AC47" w:rsidR="00E0606F" w:rsidRPr="0088676B" w:rsidDel="000D2E05" w:rsidRDefault="00E0606F" w:rsidP="003615CD">
      <w:pPr>
        <w:pStyle w:val="4"/>
        <w:rPr>
          <w:del w:id="2150" w:author="Microsoft Office User" w:date="2017-08-26T16:22:00Z"/>
          <w:rFonts w:eastAsiaTheme="minorEastAsia"/>
          <w:lang w:eastAsia="zh-CN"/>
        </w:rPr>
      </w:pPr>
      <w:del w:id="2151"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2152" w:author="Microsoft Office User" w:date="2017-08-26T16:22:00Z"/>
          <w:rFonts w:eastAsiaTheme="minorEastAsia"/>
          <w:lang w:eastAsia="zh-CN"/>
        </w:rPr>
      </w:pPr>
    </w:p>
    <w:p w14:paraId="11885D3D" w14:textId="28F2A1E0" w:rsidR="00E0606F" w:rsidRPr="0088676B" w:rsidDel="000D2E05" w:rsidRDefault="000A7D17" w:rsidP="00E0606F">
      <w:pPr>
        <w:rPr>
          <w:del w:id="2153" w:author="Microsoft Office User" w:date="2017-08-26T16:22:00Z"/>
          <w:rFonts w:eastAsiaTheme="minorEastAsia"/>
          <w:lang w:eastAsia="zh-CN"/>
          <w:rPrChange w:id="2154" w:author="Microsoft Office User" w:date="2017-08-26T15:42:00Z">
            <w:rPr>
              <w:del w:id="2155" w:author="Microsoft Office User" w:date="2017-08-26T16:22:00Z"/>
              <w:lang w:eastAsia="zh-CN"/>
            </w:rPr>
          </w:rPrChange>
        </w:rPr>
      </w:pPr>
      <w:del w:id="215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191034" w:rsidRDefault="00191034"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191034" w:rsidRDefault="00191034" w:rsidP="00E0606F">
                        <w:r>
                          <w:t>Client registers on mutual insurance exchange and create own wallet</w:t>
                        </w:r>
                      </w:p>
                    </w:txbxContent>
                  </v:textbox>
                  <w10:wrap anchorx="margin"/>
                </v:rect>
              </w:pict>
            </mc:Fallback>
          </mc:AlternateContent>
        </w:r>
        <w:r w:rsidRPr="00AD6E38" w:rsidDel="000D2E05">
          <w:rPr>
            <w:rFonts w:eastAsiaTheme="minorEastAsia"/>
            <w:noProof/>
            <w:lang w:eastAsia="zh-CN"/>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191034" w:rsidRDefault="00191034" w:rsidP="00E0606F">
                              <w:pPr>
                                <w:pStyle w:val="ad"/>
                                <w:numPr>
                                  <w:ilvl w:val="0"/>
                                  <w:numId w:val="2"/>
                                </w:numPr>
                                <w:spacing w:after="160" w:line="259" w:lineRule="auto"/>
                              </w:pPr>
                              <w:r>
                                <w:t>verify personal information</w:t>
                              </w:r>
                            </w:p>
                            <w:p w14:paraId="34BE6A1B" w14:textId="77777777" w:rsidR="00191034" w:rsidRDefault="00191034" w:rsidP="00E0606F">
                              <w:pPr>
                                <w:pStyle w:val="ad"/>
                                <w:numPr>
                                  <w:ilvl w:val="0"/>
                                  <w:numId w:val="2"/>
                                </w:numPr>
                                <w:spacing w:after="160" w:line="259" w:lineRule="auto"/>
                              </w:pPr>
                              <w:r>
                                <w:t>link bank account to exchange</w:t>
                              </w:r>
                            </w:p>
                            <w:p w14:paraId="07F9670D" w14:textId="77777777" w:rsidR="00191034" w:rsidRDefault="00191034" w:rsidP="00E0606F">
                              <w:pPr>
                                <w:pStyle w:val="ad"/>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191034" w:rsidRDefault="00191034" w:rsidP="00E0606F">
                        <w:pPr>
                          <w:pStyle w:val="ad"/>
                          <w:numPr>
                            <w:ilvl w:val="0"/>
                            <w:numId w:val="2"/>
                          </w:numPr>
                          <w:spacing w:after="160" w:line="259" w:lineRule="auto"/>
                        </w:pPr>
                        <w:r>
                          <w:t>verify personal information</w:t>
                        </w:r>
                      </w:p>
                      <w:p w14:paraId="34BE6A1B" w14:textId="77777777" w:rsidR="00191034" w:rsidRDefault="00191034" w:rsidP="00E0606F">
                        <w:pPr>
                          <w:pStyle w:val="ad"/>
                          <w:numPr>
                            <w:ilvl w:val="0"/>
                            <w:numId w:val="2"/>
                          </w:numPr>
                          <w:spacing w:after="160" w:line="259" w:lineRule="auto"/>
                        </w:pPr>
                        <w:r>
                          <w:t>link bank account to exchange</w:t>
                        </w:r>
                      </w:p>
                      <w:p w14:paraId="07F9670D" w14:textId="77777777" w:rsidR="00191034" w:rsidRDefault="00191034" w:rsidP="00E0606F">
                        <w:pPr>
                          <w:pStyle w:val="ad"/>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157" w:author="Microsoft Office User" w:date="2017-08-26T16:22:00Z"/>
          <w:rFonts w:eastAsiaTheme="minorEastAsia"/>
          <w:lang w:eastAsia="zh-CN"/>
          <w:rPrChange w:id="2158" w:author="Microsoft Office User" w:date="2017-08-26T15:42:00Z">
            <w:rPr>
              <w:del w:id="2159" w:author="Microsoft Office User" w:date="2017-08-26T16:22:00Z"/>
              <w:lang w:eastAsia="zh-CN"/>
            </w:rPr>
          </w:rPrChange>
        </w:rPr>
      </w:pPr>
      <w:del w:id="2160"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161" w:author="Microsoft Office User" w:date="2017-08-26T16:22:00Z"/>
          <w:rFonts w:eastAsiaTheme="minorEastAsia"/>
          <w:lang w:eastAsia="zh-CN"/>
          <w:rPrChange w:id="2162" w:author="Microsoft Office User" w:date="2017-08-26T15:42:00Z">
            <w:rPr>
              <w:del w:id="2163" w:author="Microsoft Office User" w:date="2017-08-26T16:22:00Z"/>
              <w:lang w:eastAsia="zh-CN"/>
            </w:rPr>
          </w:rPrChange>
        </w:rPr>
      </w:pPr>
      <w:del w:id="216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191034" w:rsidRDefault="00191034"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191034" w:rsidRDefault="00191034" w:rsidP="00E0606F">
                              <w:pPr>
                                <w:pStyle w:val="ad"/>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191034" w:rsidRDefault="00191034"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191034" w:rsidRDefault="00191034" w:rsidP="00E0606F">
                        <w:pPr>
                          <w:pStyle w:val="ad"/>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165" w:author="Microsoft Office User" w:date="2017-08-26T16:22:00Z"/>
          <w:rFonts w:eastAsiaTheme="minorEastAsia"/>
          <w:lang w:eastAsia="zh-CN"/>
          <w:rPrChange w:id="2166" w:author="Microsoft Office User" w:date="2017-08-26T15:42:00Z">
            <w:rPr>
              <w:del w:id="2167" w:author="Microsoft Office User" w:date="2017-08-26T16:22:00Z"/>
              <w:lang w:eastAsia="zh-CN"/>
            </w:rPr>
          </w:rPrChange>
        </w:rPr>
      </w:pPr>
      <w:del w:id="216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191034" w:rsidRDefault="00191034"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191034" w:rsidRDefault="00191034"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169" w:author="Microsoft Office User" w:date="2017-08-26T16:22:00Z"/>
          <w:rFonts w:eastAsiaTheme="minorEastAsia"/>
          <w:lang w:eastAsia="zh-CN"/>
          <w:rPrChange w:id="2170" w:author="Microsoft Office User" w:date="2017-08-26T15:42:00Z">
            <w:rPr>
              <w:del w:id="2171" w:author="Microsoft Office User" w:date="2017-08-26T16:22:00Z"/>
              <w:lang w:eastAsia="zh-CN"/>
            </w:rPr>
          </w:rPrChange>
        </w:rPr>
      </w:pPr>
      <w:del w:id="217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173" w:author="Microsoft Office User" w:date="2017-08-26T16:22:00Z"/>
          <w:rFonts w:eastAsiaTheme="minorEastAsia"/>
          <w:lang w:eastAsia="zh-CN"/>
        </w:rPr>
      </w:pPr>
      <w:del w:id="217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175" w:author="Microsoft Office User" w:date="2017-08-26T16:22:00Z"/>
          <w:rFonts w:eastAsiaTheme="minorEastAsia"/>
          <w:lang w:eastAsia="zh-CN"/>
          <w:rPrChange w:id="2176" w:author="Microsoft Office User" w:date="2017-08-26T15:42:00Z">
            <w:rPr>
              <w:del w:id="2177" w:author="Microsoft Office User" w:date="2017-08-26T16:22:00Z"/>
              <w:lang w:eastAsia="zh-CN"/>
            </w:rPr>
          </w:rPrChange>
        </w:rPr>
      </w:pPr>
      <w:del w:id="217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191034" w:rsidRDefault="00191034" w:rsidP="00E0606F">
                              <w:pPr>
                                <w:pStyle w:val="ad"/>
                                <w:numPr>
                                  <w:ilvl w:val="0"/>
                                  <w:numId w:val="2"/>
                                </w:numPr>
                                <w:spacing w:after="160" w:line="259" w:lineRule="auto"/>
                              </w:pPr>
                              <w:r>
                                <w:t>Exchange prepares quote based on client request on coverage</w:t>
                              </w:r>
                            </w:p>
                            <w:p w14:paraId="447425A5" w14:textId="77777777" w:rsidR="00191034" w:rsidRDefault="00191034" w:rsidP="00E0606F">
                              <w:pPr>
                                <w:pStyle w:val="ad"/>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191034" w:rsidRDefault="00191034" w:rsidP="00E0606F">
                        <w:pPr>
                          <w:pStyle w:val="ad"/>
                          <w:numPr>
                            <w:ilvl w:val="0"/>
                            <w:numId w:val="2"/>
                          </w:numPr>
                          <w:spacing w:after="160" w:line="259" w:lineRule="auto"/>
                        </w:pPr>
                        <w:r>
                          <w:t>Exchange prepares quote based on client request on coverage</w:t>
                        </w:r>
                      </w:p>
                      <w:p w14:paraId="447425A5" w14:textId="77777777" w:rsidR="00191034" w:rsidRDefault="00191034" w:rsidP="00E0606F">
                        <w:pPr>
                          <w:pStyle w:val="ad"/>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AD6E38" w:rsidDel="000D2E05">
          <w:rPr>
            <w:rFonts w:eastAsiaTheme="minorEastAsia"/>
            <w:noProof/>
            <w:lang w:eastAsia="zh-CN"/>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191034" w:rsidRDefault="00191034"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191034" w:rsidRDefault="00191034"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179" w:author="Microsoft Office User" w:date="2017-08-26T16:22:00Z"/>
          <w:rFonts w:eastAsiaTheme="minorEastAsia"/>
          <w:lang w:eastAsia="zh-CN"/>
          <w:rPrChange w:id="2180" w:author="Microsoft Office User" w:date="2017-08-26T15:42:00Z">
            <w:rPr>
              <w:del w:id="2181" w:author="Microsoft Office User" w:date="2017-08-26T16:22:00Z"/>
              <w:lang w:eastAsia="zh-CN"/>
            </w:rPr>
          </w:rPrChange>
        </w:rPr>
      </w:pPr>
      <w:del w:id="218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183" w:author="Microsoft Office User" w:date="2017-08-26T16:22:00Z"/>
          <w:rFonts w:eastAsiaTheme="minorEastAsia"/>
          <w:lang w:eastAsia="zh-CN"/>
          <w:rPrChange w:id="2184" w:author="Microsoft Office User" w:date="2017-08-26T15:42:00Z">
            <w:rPr>
              <w:del w:id="2185" w:author="Microsoft Office User" w:date="2017-08-26T16:22:00Z"/>
              <w:lang w:eastAsia="zh-CN"/>
            </w:rPr>
          </w:rPrChange>
        </w:rPr>
      </w:pPr>
      <w:del w:id="218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187" w:author="Microsoft Office User" w:date="2017-08-26T16:22:00Z"/>
          <w:rFonts w:eastAsiaTheme="minorEastAsia"/>
          <w:lang w:eastAsia="zh-CN"/>
          <w:rPrChange w:id="2188" w:author="Microsoft Office User" w:date="2017-08-26T15:42:00Z">
            <w:rPr>
              <w:del w:id="2189" w:author="Microsoft Office User" w:date="2017-08-26T16:22:00Z"/>
              <w:lang w:eastAsia="zh-CN"/>
            </w:rPr>
          </w:rPrChange>
        </w:rPr>
      </w:pPr>
      <w:del w:id="2190"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191034" w:rsidRDefault="00191034"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191034" w:rsidRDefault="00191034" w:rsidP="00E0606F">
                        <w:r>
                          <w:t>Client buys mutual insurance coin (smart contract) to engage with current mutual insurance policyholders</w:t>
                        </w:r>
                      </w:p>
                    </w:txbxContent>
                  </v:textbox>
                  <w10:wrap anchorx="margin"/>
                </v:rect>
              </w:pict>
            </mc:Fallback>
          </mc:AlternateContent>
        </w:r>
        <w:r w:rsidRPr="00AD6E38" w:rsidDel="000D2E05">
          <w:rPr>
            <w:rFonts w:eastAsiaTheme="minorEastAsia"/>
            <w:noProof/>
            <w:lang w:eastAsia="zh-CN"/>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191034" w:rsidRDefault="00191034" w:rsidP="00E0606F">
                              <w:pPr>
                                <w:pStyle w:val="ad"/>
                                <w:numPr>
                                  <w:ilvl w:val="0"/>
                                  <w:numId w:val="2"/>
                                </w:numPr>
                                <w:spacing w:after="160" w:line="259" w:lineRule="auto"/>
                              </w:pPr>
                              <w:r>
                                <w:t>Smart contract distributes new coverage coins equally to each current policyholders</w:t>
                              </w:r>
                            </w:p>
                            <w:p w14:paraId="3095DDCC" w14:textId="77777777" w:rsidR="00191034" w:rsidRDefault="00191034"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191034" w:rsidRDefault="00191034" w:rsidP="00E0606F">
                        <w:pPr>
                          <w:pStyle w:val="ad"/>
                          <w:numPr>
                            <w:ilvl w:val="0"/>
                            <w:numId w:val="2"/>
                          </w:numPr>
                          <w:spacing w:after="160" w:line="259" w:lineRule="auto"/>
                        </w:pPr>
                        <w:r>
                          <w:t>Smart contract distributes new coverage coins equally to each current policyholders</w:t>
                        </w:r>
                      </w:p>
                      <w:p w14:paraId="3095DDCC" w14:textId="77777777" w:rsidR="00191034" w:rsidRDefault="00191034"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191" w:author="Microsoft Office User" w:date="2017-08-26T16:22:00Z"/>
          <w:rFonts w:eastAsiaTheme="minorEastAsia"/>
          <w:lang w:eastAsia="zh-CN"/>
          <w:rPrChange w:id="2192" w:author="Microsoft Office User" w:date="2017-08-26T15:42:00Z">
            <w:rPr>
              <w:del w:id="2193" w:author="Microsoft Office User" w:date="2017-08-26T16:22:00Z"/>
              <w:lang w:eastAsia="zh-CN"/>
            </w:rPr>
          </w:rPrChange>
        </w:rPr>
      </w:pPr>
      <w:del w:id="219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195" w:author="Microsoft Office User" w:date="2017-08-26T16:22:00Z"/>
          <w:rFonts w:eastAsiaTheme="minorEastAsia"/>
          <w:lang w:eastAsia="zh-CN"/>
          <w:rPrChange w:id="2196" w:author="Microsoft Office User" w:date="2017-08-26T15:42:00Z">
            <w:rPr>
              <w:del w:id="2197" w:author="Microsoft Office User" w:date="2017-08-26T16:22:00Z"/>
              <w:lang w:eastAsia="zh-CN"/>
            </w:rPr>
          </w:rPrChange>
        </w:rPr>
      </w:pPr>
    </w:p>
    <w:p w14:paraId="346DE5AF" w14:textId="1C981137" w:rsidR="00E0606F" w:rsidRPr="0088676B" w:rsidDel="000D2E05" w:rsidRDefault="000A7D17" w:rsidP="00E0606F">
      <w:pPr>
        <w:rPr>
          <w:del w:id="2198" w:author="Microsoft Office User" w:date="2017-08-26T16:22:00Z"/>
          <w:rFonts w:eastAsiaTheme="minorEastAsia"/>
          <w:lang w:eastAsia="zh-CN"/>
          <w:rPrChange w:id="2199" w:author="Microsoft Office User" w:date="2017-08-26T15:42:00Z">
            <w:rPr>
              <w:del w:id="2200" w:author="Microsoft Office User" w:date="2017-08-26T16:22:00Z"/>
              <w:lang w:eastAsia="zh-CN"/>
            </w:rPr>
          </w:rPrChange>
        </w:rPr>
      </w:pPr>
      <w:del w:id="2201"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202" w:author="Microsoft Office User" w:date="2017-08-26T16:22:00Z"/>
          <w:rFonts w:eastAsiaTheme="minorEastAsia"/>
          <w:lang w:eastAsia="zh-CN"/>
          <w:rPrChange w:id="2203" w:author="Microsoft Office User" w:date="2017-08-26T15:42:00Z">
            <w:rPr>
              <w:del w:id="2204" w:author="Microsoft Office User" w:date="2017-08-26T16:22:00Z"/>
              <w:lang w:eastAsia="zh-CN"/>
            </w:rPr>
          </w:rPrChange>
        </w:rPr>
      </w:pPr>
    </w:p>
    <w:p w14:paraId="6D1B60EF" w14:textId="45A5AE42" w:rsidR="00E0606F" w:rsidRPr="0088676B" w:rsidDel="000D2E05" w:rsidRDefault="000A7D17" w:rsidP="00E0606F">
      <w:pPr>
        <w:rPr>
          <w:del w:id="2205" w:author="Microsoft Office User" w:date="2017-08-26T16:22:00Z"/>
          <w:rFonts w:eastAsiaTheme="minorEastAsia"/>
          <w:lang w:eastAsia="zh-CN"/>
          <w:rPrChange w:id="2206" w:author="Microsoft Office User" w:date="2017-08-26T15:42:00Z">
            <w:rPr>
              <w:del w:id="2207" w:author="Microsoft Office User" w:date="2017-08-26T16:22:00Z"/>
              <w:lang w:eastAsia="zh-CN"/>
            </w:rPr>
          </w:rPrChange>
        </w:rPr>
      </w:pPr>
      <w:del w:id="220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191034" w:rsidRDefault="00191034"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191034" w:rsidRDefault="00191034" w:rsidP="00E0606F">
                        <w:pPr>
                          <w:jc w:val="center"/>
                        </w:pPr>
                        <w:r>
                          <w:t>Blockchain broadcast event</w:t>
                        </w:r>
                      </w:p>
                    </w:txbxContent>
                  </v:textbox>
                  <w10:wrap anchorx="margin"/>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191034" w:rsidRDefault="00191034"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191034" w:rsidRDefault="00191034"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209" w:author="Microsoft Office User" w:date="2017-08-26T16:22:00Z"/>
          <w:rFonts w:eastAsiaTheme="minorEastAsia"/>
          <w:lang w:eastAsia="zh-CN"/>
          <w:rPrChange w:id="2210" w:author="Microsoft Office User" w:date="2017-08-26T15:42:00Z">
            <w:rPr>
              <w:del w:id="2211" w:author="Microsoft Office User" w:date="2017-08-26T16:22:00Z"/>
              <w:lang w:eastAsia="zh-CN"/>
            </w:rPr>
          </w:rPrChange>
        </w:rPr>
      </w:pPr>
      <w:del w:id="221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191034" w:rsidRDefault="00191034"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191034" w:rsidRDefault="00191034"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213" w:author="Microsoft Office User" w:date="2017-08-26T16:22:00Z"/>
          <w:rFonts w:eastAsiaTheme="minorEastAsia"/>
          <w:lang w:eastAsia="zh-CN"/>
        </w:rPr>
      </w:pPr>
    </w:p>
    <w:p w14:paraId="49F29F8D" w14:textId="01086261" w:rsidR="00E0606F" w:rsidRPr="0088676B" w:rsidDel="000D2E05" w:rsidRDefault="00E0606F" w:rsidP="00E0606F">
      <w:pPr>
        <w:rPr>
          <w:del w:id="2214" w:author="Microsoft Office User" w:date="2017-08-26T16:22:00Z"/>
          <w:rFonts w:eastAsiaTheme="minorEastAsia"/>
          <w:lang w:eastAsia="zh-CN"/>
        </w:rPr>
      </w:pPr>
    </w:p>
    <w:p w14:paraId="7BDFD031" w14:textId="0DE65D27" w:rsidR="00E0606F" w:rsidRPr="0088676B" w:rsidDel="000D2E05" w:rsidRDefault="000A7D17" w:rsidP="00E0606F">
      <w:pPr>
        <w:rPr>
          <w:del w:id="2215" w:author="Microsoft Office User" w:date="2017-08-26T16:22:00Z"/>
          <w:rFonts w:eastAsiaTheme="minorEastAsia"/>
          <w:lang w:eastAsia="zh-CN"/>
        </w:rPr>
      </w:pPr>
      <w:del w:id="2216"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217" w:author="Microsoft Office User" w:date="2017-08-26T16:22:00Z"/>
          <w:rFonts w:eastAsiaTheme="minorEastAsia"/>
          <w:lang w:eastAsia="zh-CN"/>
        </w:rPr>
      </w:pPr>
    </w:p>
    <w:p w14:paraId="2452B0FB" w14:textId="36FEC8E4" w:rsidR="00E0606F" w:rsidRPr="0088676B" w:rsidDel="000D2E05" w:rsidRDefault="00E0606F" w:rsidP="00E0606F">
      <w:pPr>
        <w:rPr>
          <w:del w:id="2218" w:author="Microsoft Office User" w:date="2017-08-26T16:22:00Z"/>
          <w:rFonts w:eastAsiaTheme="minorEastAsia"/>
          <w:lang w:eastAsia="zh-CN"/>
        </w:rPr>
      </w:pPr>
    </w:p>
    <w:p w14:paraId="135C42FC" w14:textId="676DA506" w:rsidR="00E0606F" w:rsidRPr="0088676B" w:rsidDel="000D2E05" w:rsidRDefault="00E0606F" w:rsidP="00E0606F">
      <w:pPr>
        <w:rPr>
          <w:del w:id="2219" w:author="Microsoft Office User" w:date="2017-08-26T16:22:00Z"/>
          <w:rFonts w:eastAsiaTheme="minorEastAsia"/>
          <w:lang w:eastAsia="zh-CN"/>
        </w:rPr>
      </w:pPr>
    </w:p>
    <w:p w14:paraId="5582810E" w14:textId="0024238A" w:rsidR="00E0606F" w:rsidRPr="0088676B" w:rsidDel="000D2E05" w:rsidRDefault="00E0606F" w:rsidP="00E0606F">
      <w:pPr>
        <w:rPr>
          <w:del w:id="2220" w:author="Microsoft Office User" w:date="2017-08-26T16:22:00Z"/>
          <w:rFonts w:eastAsiaTheme="minorEastAsia"/>
          <w:lang w:eastAsia="zh-CN"/>
          <w:rPrChange w:id="2221" w:author="Microsoft Office User" w:date="2017-08-26T15:42:00Z">
            <w:rPr>
              <w:del w:id="2222" w:author="Microsoft Office User" w:date="2017-08-26T16:22:00Z"/>
              <w:lang w:eastAsia="zh-CN"/>
            </w:rPr>
          </w:rPrChange>
        </w:rPr>
      </w:pPr>
      <w:del w:id="2223" w:author="Microsoft Office User" w:date="2017-08-26T16:22:00Z">
        <w:r w:rsidRPr="0088676B" w:rsidDel="000D2E05">
          <w:rPr>
            <w:rFonts w:eastAsiaTheme="minorEastAsia"/>
            <w:lang w:eastAsia="zh-CN"/>
            <w:rPrChange w:id="2224"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225" w:author="Microsoft Office User" w:date="2017-08-26T16:22:00Z"/>
          <w:rFonts w:eastAsiaTheme="minorEastAsia"/>
          <w:lang w:eastAsia="zh-CN"/>
          <w:rPrChange w:id="2226" w:author="Microsoft Office User" w:date="2017-08-26T15:42:00Z">
            <w:rPr>
              <w:del w:id="2227" w:author="Microsoft Office User" w:date="2017-08-26T16:22:00Z"/>
              <w:lang w:eastAsia="zh-CN"/>
            </w:rPr>
          </w:rPrChange>
        </w:rPr>
      </w:pPr>
      <w:del w:id="2228" w:author="Microsoft Office User" w:date="2017-08-26T16:22:00Z">
        <w:r w:rsidRPr="0088676B" w:rsidDel="000D2E05">
          <w:rPr>
            <w:rFonts w:eastAsiaTheme="minorEastAsia"/>
            <w:lang w:eastAsia="zh-CN"/>
            <w:rPrChange w:id="2229"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230" w:author="Microsoft Office User" w:date="2017-08-26T16:22:00Z"/>
          <w:rFonts w:eastAsiaTheme="minorEastAsia"/>
          <w:lang w:eastAsia="zh-CN"/>
          <w:rPrChange w:id="2231" w:author="Microsoft Office User" w:date="2017-08-26T15:42:00Z">
            <w:rPr>
              <w:del w:id="2232" w:author="Microsoft Office User" w:date="2017-08-26T16:22:00Z"/>
              <w:lang w:eastAsia="zh-CN"/>
            </w:rPr>
          </w:rPrChange>
        </w:rPr>
      </w:pPr>
      <w:del w:id="2233" w:author="Microsoft Office User" w:date="2017-08-26T16:22:00Z">
        <w:r w:rsidRPr="0088676B" w:rsidDel="000D2E05">
          <w:rPr>
            <w:rFonts w:eastAsiaTheme="minorEastAsia"/>
            <w:lang w:eastAsia="zh-CN"/>
            <w:rPrChange w:id="2234"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235" w:author="Microsoft Office User" w:date="2017-08-26T16:22:00Z"/>
          <w:rFonts w:eastAsiaTheme="minorEastAsia"/>
          <w:lang w:eastAsia="zh-CN"/>
          <w:rPrChange w:id="2236" w:author="Microsoft Office User" w:date="2017-08-26T15:42:00Z">
            <w:rPr>
              <w:del w:id="2237" w:author="Microsoft Office User" w:date="2017-08-26T16:22:00Z"/>
              <w:lang w:eastAsia="zh-CN"/>
            </w:rPr>
          </w:rPrChange>
        </w:rPr>
      </w:pPr>
      <w:del w:id="2238" w:author="Microsoft Office User" w:date="2017-08-26T16:22:00Z">
        <w:r w:rsidRPr="0088676B" w:rsidDel="000D2E05">
          <w:rPr>
            <w:rFonts w:eastAsiaTheme="minorEastAsia"/>
            <w:lang w:eastAsia="zh-CN"/>
            <w:rPrChange w:id="2239"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ad"/>
        <w:numPr>
          <w:ilvl w:val="0"/>
          <w:numId w:val="7"/>
        </w:numPr>
        <w:rPr>
          <w:del w:id="2240" w:author="Microsoft Office User" w:date="2017-08-26T16:22:00Z"/>
          <w:rFonts w:eastAsiaTheme="minorEastAsia"/>
          <w:lang w:eastAsia="zh-CN"/>
          <w:rPrChange w:id="2241" w:author="Microsoft Office User" w:date="2017-08-26T15:42:00Z">
            <w:rPr>
              <w:del w:id="2242" w:author="Microsoft Office User" w:date="2017-08-26T16:22:00Z"/>
              <w:lang w:eastAsia="zh-CN"/>
            </w:rPr>
          </w:rPrChange>
        </w:rPr>
      </w:pPr>
      <w:del w:id="2243" w:author="Microsoft Office User" w:date="2017-08-26T16:22:00Z">
        <w:r w:rsidRPr="0088676B" w:rsidDel="000D2E05">
          <w:rPr>
            <w:rFonts w:eastAsiaTheme="minorEastAsia"/>
            <w:lang w:eastAsia="zh-CN"/>
            <w:rPrChange w:id="2244"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245" w:author="Microsoft Office User" w:date="2017-08-26T16:22:00Z"/>
          <w:rFonts w:eastAsiaTheme="minorEastAsia"/>
          <w:lang w:eastAsia="zh-CN"/>
          <w:rPrChange w:id="2246" w:author="Microsoft Office User" w:date="2017-08-26T15:42:00Z">
            <w:rPr>
              <w:del w:id="2247" w:author="Microsoft Office User" w:date="2017-08-26T16:22:00Z"/>
              <w:lang w:eastAsia="zh-CN"/>
            </w:rPr>
          </w:rPrChange>
        </w:rPr>
      </w:pPr>
    </w:p>
    <w:p w14:paraId="64DB92E2" w14:textId="62BE32BE" w:rsidR="00E0606F" w:rsidRPr="0088676B" w:rsidDel="000D2E05" w:rsidRDefault="00E0606F" w:rsidP="003615CD">
      <w:pPr>
        <w:pStyle w:val="4"/>
        <w:rPr>
          <w:del w:id="2248" w:author="Microsoft Office User" w:date="2017-08-26T16:22:00Z"/>
          <w:rFonts w:eastAsiaTheme="minorEastAsia"/>
          <w:lang w:eastAsia="zh-CN"/>
        </w:rPr>
      </w:pPr>
      <w:del w:id="2249"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250" w:author="Microsoft Office User" w:date="2017-08-26T16:22:00Z"/>
          <w:rFonts w:ascii="Arial" w:eastAsiaTheme="minorEastAsia" w:hAnsi="Arial" w:cs="Arial"/>
          <w:color w:val="000000" w:themeColor="text1"/>
          <w:sz w:val="20"/>
          <w:szCs w:val="20"/>
          <w:rPrChange w:id="2251" w:author="Microsoft Office User" w:date="2017-08-26T15:42:00Z">
            <w:rPr>
              <w:del w:id="2252" w:author="Microsoft Office User" w:date="2017-08-26T16:22:00Z"/>
              <w:rFonts w:ascii="Arial" w:hAnsi="Arial" w:cs="Arial"/>
              <w:color w:val="000000" w:themeColor="text1"/>
              <w:sz w:val="20"/>
              <w:szCs w:val="20"/>
            </w:rPr>
          </w:rPrChange>
        </w:rPr>
      </w:pPr>
      <w:del w:id="2253" w:author="Microsoft Office User" w:date="2017-08-26T16:22:00Z">
        <w:r w:rsidRPr="0088676B" w:rsidDel="000D2E05">
          <w:rPr>
            <w:rFonts w:ascii="Arial" w:eastAsiaTheme="minorEastAsia" w:hAnsi="Arial" w:cs="Arial"/>
            <w:color w:val="000000" w:themeColor="text1"/>
            <w:sz w:val="20"/>
            <w:szCs w:val="20"/>
            <w:rPrChange w:id="2254" w:author="Microsoft Office User" w:date="2017-08-26T15:42:00Z">
              <w:rPr>
                <w:rFonts w:ascii="Arial" w:hAnsi="Arial" w:cs="Arial"/>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255" w:author="Microsoft Office User" w:date="2017-08-26T16:22:00Z"/>
          <w:rFonts w:ascii="Arial" w:eastAsiaTheme="minorEastAsia" w:hAnsi="Arial" w:cs="Arial"/>
          <w:color w:val="000000" w:themeColor="text1"/>
          <w:sz w:val="20"/>
          <w:szCs w:val="20"/>
          <w:rPrChange w:id="2256" w:author="Microsoft Office User" w:date="2017-08-26T15:42:00Z">
            <w:rPr>
              <w:del w:id="2257" w:author="Microsoft Office User" w:date="2017-08-26T16:22:00Z"/>
              <w:rFonts w:ascii="Arial" w:hAnsi="Arial" w:cs="Arial"/>
              <w:color w:val="000000" w:themeColor="text1"/>
              <w:sz w:val="20"/>
              <w:szCs w:val="20"/>
            </w:rPr>
          </w:rPrChange>
        </w:rPr>
      </w:pPr>
      <w:del w:id="2258" w:author="Microsoft Office User" w:date="2017-08-26T16:22:00Z">
        <w:r w:rsidRPr="0088676B" w:rsidDel="000D2E05">
          <w:rPr>
            <w:rFonts w:ascii="Arial" w:eastAsiaTheme="minorEastAsia" w:hAnsi="Arial" w:cs="Arial"/>
            <w:color w:val="000000" w:themeColor="text1"/>
            <w:sz w:val="20"/>
            <w:szCs w:val="20"/>
            <w:rPrChange w:id="2259" w:author="Microsoft Office User" w:date="2017-08-26T15:42:00Z">
              <w:rPr>
                <w:rFonts w:ascii="Arial" w:hAnsi="Arial" w:cs="Arial"/>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260" w:author="Microsoft Office User" w:date="2017-08-26T16:22:00Z"/>
          <w:rFonts w:ascii="Arial" w:eastAsiaTheme="minorEastAsia" w:hAnsi="Arial" w:cs="Arial"/>
          <w:color w:val="000000" w:themeColor="text1"/>
          <w:sz w:val="20"/>
          <w:szCs w:val="20"/>
          <w:rPrChange w:id="2261" w:author="Microsoft Office User" w:date="2017-08-26T15:42:00Z">
            <w:rPr>
              <w:del w:id="2262" w:author="Microsoft Office User" w:date="2017-08-26T16:22:00Z"/>
              <w:rFonts w:ascii="Arial" w:hAnsi="Arial" w:cs="Arial"/>
              <w:color w:val="000000" w:themeColor="text1"/>
              <w:sz w:val="20"/>
              <w:szCs w:val="20"/>
            </w:rPr>
          </w:rPrChange>
        </w:rPr>
      </w:pPr>
      <w:del w:id="2263" w:author="Microsoft Office User" w:date="2017-08-26T16:22:00Z">
        <w:r w:rsidRPr="0088676B" w:rsidDel="000D2E05">
          <w:rPr>
            <w:rFonts w:ascii="Arial" w:eastAsiaTheme="minorEastAsia" w:hAnsi="Arial" w:cs="Arial"/>
            <w:color w:val="000000" w:themeColor="text1"/>
            <w:sz w:val="20"/>
            <w:szCs w:val="20"/>
            <w:rPrChange w:id="2264" w:author="Microsoft Office User" w:date="2017-08-26T15:42:00Z">
              <w:rPr>
                <w:rFonts w:ascii="Arial" w:hAnsi="Arial" w:cs="Arial"/>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265" w:author="Microsoft Office User" w:date="2017-08-26T16:22:00Z"/>
          <w:rFonts w:ascii="Arial" w:eastAsiaTheme="minorEastAsia" w:hAnsi="Arial" w:cs="Arial"/>
          <w:color w:val="000000" w:themeColor="text1"/>
          <w:sz w:val="20"/>
          <w:szCs w:val="20"/>
          <w:rPrChange w:id="2266" w:author="Microsoft Office User" w:date="2017-08-26T15:42:00Z">
            <w:rPr>
              <w:del w:id="2267" w:author="Microsoft Office User" w:date="2017-08-26T16:22:00Z"/>
              <w:rFonts w:ascii="Arial" w:hAnsi="Arial" w:cs="Arial"/>
              <w:color w:val="000000" w:themeColor="text1"/>
              <w:sz w:val="20"/>
              <w:szCs w:val="20"/>
            </w:rPr>
          </w:rPrChange>
        </w:rPr>
      </w:pPr>
      <w:del w:id="2268" w:author="Microsoft Office User" w:date="2017-08-26T16:22:00Z">
        <w:r w:rsidRPr="0088676B" w:rsidDel="000D2E05">
          <w:rPr>
            <w:rFonts w:ascii="Arial" w:eastAsiaTheme="minorEastAsia" w:hAnsi="Arial" w:cs="Arial"/>
            <w:color w:val="000000" w:themeColor="text1"/>
            <w:sz w:val="20"/>
            <w:szCs w:val="20"/>
            <w:rPrChange w:id="2269" w:author="Microsoft Office User" w:date="2017-08-26T15:42:00Z">
              <w:rPr>
                <w:rFonts w:ascii="Arial" w:hAnsi="Arial" w:cs="Arial"/>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270" w:author="Microsoft Office User" w:date="2017-08-26T16:22:00Z"/>
          <w:rFonts w:ascii="Arial" w:eastAsiaTheme="minorEastAsia" w:hAnsi="Arial" w:cs="Arial"/>
          <w:color w:val="000000" w:themeColor="text1"/>
          <w:sz w:val="20"/>
          <w:szCs w:val="20"/>
          <w:rPrChange w:id="2271" w:author="Microsoft Office User" w:date="2017-08-26T15:42:00Z">
            <w:rPr>
              <w:del w:id="2272" w:author="Microsoft Office User" w:date="2017-08-26T16:22:00Z"/>
              <w:rFonts w:ascii="Arial" w:hAnsi="Arial" w:cs="Arial"/>
              <w:color w:val="000000" w:themeColor="text1"/>
              <w:sz w:val="20"/>
              <w:szCs w:val="20"/>
            </w:rPr>
          </w:rPrChange>
        </w:rPr>
      </w:pPr>
      <w:del w:id="2273" w:author="Microsoft Office User" w:date="2017-08-26T16:22:00Z">
        <w:r w:rsidRPr="0088676B" w:rsidDel="000D2E05">
          <w:rPr>
            <w:rFonts w:ascii="Arial" w:eastAsiaTheme="minorEastAsia" w:hAnsi="Arial" w:cs="Arial"/>
            <w:color w:val="000000" w:themeColor="text1"/>
            <w:sz w:val="20"/>
            <w:szCs w:val="20"/>
            <w:rPrChange w:id="2274" w:author="Microsoft Office User" w:date="2017-08-26T15:42:00Z">
              <w:rPr>
                <w:rFonts w:ascii="Arial" w:hAnsi="Arial" w:cs="Arial"/>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275" w:author="Microsoft Office User" w:date="2017-08-26T16:22:00Z"/>
          <w:rFonts w:ascii="Arial" w:eastAsiaTheme="minorEastAsia" w:hAnsi="Arial" w:cs="Arial"/>
          <w:sz w:val="20"/>
          <w:szCs w:val="20"/>
          <w:rPrChange w:id="2276" w:author="Microsoft Office User" w:date="2017-08-26T15:42:00Z">
            <w:rPr>
              <w:del w:id="2277"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278" w:author="Microsoft Office User" w:date="2017-08-26T16:22:00Z"/>
          <w:rFonts w:ascii="Arial" w:eastAsiaTheme="minorEastAsia" w:hAnsi="Arial" w:cs="Arial"/>
          <w:color w:val="000000" w:themeColor="text1"/>
          <w:sz w:val="20"/>
          <w:szCs w:val="20"/>
          <w:rPrChange w:id="2279" w:author="Microsoft Office User" w:date="2017-08-26T15:42:00Z">
            <w:rPr>
              <w:del w:id="2280" w:author="Microsoft Office User" w:date="2017-08-26T16:22:00Z"/>
              <w:rFonts w:ascii="Arial" w:hAnsi="Arial" w:cs="Arial"/>
              <w:color w:val="000000" w:themeColor="text1"/>
              <w:sz w:val="20"/>
              <w:szCs w:val="20"/>
            </w:rPr>
          </w:rPrChange>
        </w:rPr>
      </w:pPr>
      <w:del w:id="2281" w:author="Microsoft Office User" w:date="2017-08-26T16:22:00Z">
        <w:r w:rsidRPr="0088676B" w:rsidDel="000D2E05">
          <w:rPr>
            <w:rFonts w:ascii="Arial" w:eastAsiaTheme="minorEastAsia" w:hAnsi="Arial" w:cs="Arial"/>
            <w:color w:val="000000" w:themeColor="text1"/>
            <w:sz w:val="20"/>
            <w:szCs w:val="20"/>
            <w:rPrChange w:id="2282" w:author="Microsoft Office User" w:date="2017-08-26T15:42:00Z">
              <w:rPr>
                <w:rFonts w:ascii="Arial" w:hAnsi="Arial" w:cs="Arial"/>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283" w:author="Microsoft Office User" w:date="2017-08-26T16:22:00Z"/>
          <w:rFonts w:ascii="Arial" w:eastAsiaTheme="minorEastAsia" w:hAnsi="Arial" w:cs="Arial"/>
          <w:color w:val="000000" w:themeColor="text1"/>
          <w:sz w:val="20"/>
          <w:szCs w:val="20"/>
          <w:rPrChange w:id="2284" w:author="Microsoft Office User" w:date="2017-08-26T15:42:00Z">
            <w:rPr>
              <w:del w:id="2285" w:author="Microsoft Office User" w:date="2017-08-26T16:22:00Z"/>
              <w:rFonts w:ascii="Arial" w:hAnsi="Arial" w:cs="Arial"/>
              <w:color w:val="000000" w:themeColor="text1"/>
              <w:sz w:val="20"/>
              <w:szCs w:val="20"/>
            </w:rPr>
          </w:rPrChange>
        </w:rPr>
      </w:pPr>
      <w:del w:id="2286" w:author="Microsoft Office User" w:date="2017-08-26T16:22:00Z">
        <w:r w:rsidRPr="0088676B" w:rsidDel="000D2E05">
          <w:rPr>
            <w:rFonts w:ascii="Arial" w:eastAsiaTheme="minorEastAsia" w:hAnsi="Arial" w:cs="Arial"/>
            <w:color w:val="000000" w:themeColor="text1"/>
            <w:sz w:val="20"/>
            <w:szCs w:val="20"/>
            <w:rPrChange w:id="2287" w:author="Microsoft Office User" w:date="2017-08-26T15:42:00Z">
              <w:rPr>
                <w:rFonts w:ascii="Arial" w:hAnsi="Arial" w:cs="Arial"/>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288" w:author="Microsoft Office User" w:date="2017-08-26T16:22:00Z"/>
          <w:rFonts w:ascii="Arial" w:eastAsiaTheme="minorEastAsia" w:hAnsi="Arial" w:cs="Arial"/>
          <w:color w:val="000000" w:themeColor="text1"/>
          <w:sz w:val="20"/>
          <w:szCs w:val="20"/>
          <w:rPrChange w:id="2289" w:author="Microsoft Office User" w:date="2017-08-26T15:42:00Z">
            <w:rPr>
              <w:del w:id="2290" w:author="Microsoft Office User" w:date="2017-08-26T16:22:00Z"/>
              <w:rFonts w:ascii="Arial" w:hAnsi="Arial" w:cs="Arial"/>
              <w:color w:val="000000" w:themeColor="text1"/>
              <w:sz w:val="20"/>
              <w:szCs w:val="20"/>
            </w:rPr>
          </w:rPrChange>
        </w:rPr>
      </w:pPr>
      <w:del w:id="2291" w:author="Microsoft Office User" w:date="2017-08-26T16:22:00Z">
        <w:r w:rsidRPr="0088676B" w:rsidDel="000D2E05">
          <w:rPr>
            <w:rFonts w:ascii="Arial" w:eastAsiaTheme="minorEastAsia" w:hAnsi="Arial" w:cs="Arial"/>
            <w:color w:val="000000" w:themeColor="text1"/>
            <w:sz w:val="20"/>
            <w:szCs w:val="20"/>
            <w:rPrChange w:id="2292" w:author="Microsoft Office User" w:date="2017-08-26T15:42:00Z">
              <w:rPr>
                <w:rFonts w:ascii="Arial" w:hAnsi="Arial" w:cs="Arial"/>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293" w:author="Microsoft Office User" w:date="2017-08-26T16:22:00Z"/>
          <w:rFonts w:ascii="Arial" w:eastAsiaTheme="minorEastAsia" w:hAnsi="Arial" w:cs="Arial"/>
          <w:sz w:val="20"/>
          <w:szCs w:val="20"/>
          <w:rPrChange w:id="2294" w:author="Microsoft Office User" w:date="2017-08-26T15:42:00Z">
            <w:rPr>
              <w:del w:id="2295"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296" w:author="Microsoft Office User" w:date="2017-08-26T16:22:00Z"/>
          <w:rFonts w:ascii="Arial" w:eastAsiaTheme="minorEastAsia" w:hAnsi="Arial" w:cs="Arial"/>
          <w:i w:val="0"/>
          <w:color w:val="auto"/>
          <w:sz w:val="20"/>
          <w:szCs w:val="20"/>
          <w:rPrChange w:id="2297" w:author="Microsoft Office User" w:date="2017-08-26T15:42:00Z">
            <w:rPr>
              <w:del w:id="2298"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4"/>
        <w:rPr>
          <w:del w:id="2299" w:author="Microsoft Office User" w:date="2017-08-26T16:22:00Z"/>
          <w:rFonts w:eastAsiaTheme="minorEastAsia"/>
          <w:lang w:eastAsia="zh-CN"/>
        </w:rPr>
      </w:pPr>
      <w:del w:id="2300"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301" w:author="Microsoft Office User" w:date="2017-08-26T16:22:00Z"/>
          <w:rFonts w:ascii="Arial" w:eastAsiaTheme="minorEastAsia" w:hAnsi="Arial" w:cs="Arial"/>
          <w:i w:val="0"/>
          <w:color w:val="auto"/>
          <w:sz w:val="20"/>
          <w:szCs w:val="20"/>
          <w:rPrChange w:id="2302" w:author="Microsoft Office User" w:date="2017-08-26T15:42:00Z">
            <w:rPr>
              <w:del w:id="2303"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304" w:author="Microsoft Office User" w:date="2017-08-26T16:22:00Z"/>
          <w:rFonts w:ascii="Arial" w:eastAsiaTheme="minorEastAsia" w:hAnsi="Arial" w:cs="Arial"/>
          <w:color w:val="000000" w:themeColor="text1"/>
          <w:sz w:val="20"/>
          <w:szCs w:val="20"/>
          <w:rPrChange w:id="2305" w:author="Microsoft Office User" w:date="2017-08-26T15:42:00Z">
            <w:rPr>
              <w:del w:id="2306" w:author="Microsoft Office User" w:date="2017-08-26T16:22:00Z"/>
              <w:rFonts w:ascii="Arial" w:hAnsi="Arial" w:cs="Arial"/>
              <w:color w:val="000000" w:themeColor="text1"/>
              <w:sz w:val="20"/>
              <w:szCs w:val="20"/>
            </w:rPr>
          </w:rPrChange>
        </w:rPr>
      </w:pPr>
      <w:del w:id="2307" w:author="Microsoft Office User" w:date="2017-08-26T16:22:00Z">
        <w:r w:rsidRPr="0088676B" w:rsidDel="000D2E05">
          <w:rPr>
            <w:rFonts w:ascii="Arial" w:eastAsiaTheme="minorEastAsia" w:hAnsi="Arial" w:cs="Arial"/>
            <w:color w:val="000000" w:themeColor="text1"/>
            <w:sz w:val="20"/>
            <w:szCs w:val="20"/>
            <w:rPrChange w:id="2308" w:author="Microsoft Office User" w:date="2017-08-26T15:42:00Z">
              <w:rPr>
                <w:rFonts w:ascii="Arial" w:hAnsi="Arial" w:cs="Arial"/>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309" w:author="Microsoft Office User" w:date="2017-08-26T16:22:00Z"/>
          <w:rFonts w:ascii="Arial" w:eastAsiaTheme="minorEastAsia" w:hAnsi="Arial" w:cs="Arial"/>
          <w:color w:val="000000" w:themeColor="text1"/>
          <w:sz w:val="20"/>
          <w:szCs w:val="20"/>
          <w:rPrChange w:id="2310" w:author="Microsoft Office User" w:date="2017-08-26T15:42:00Z">
            <w:rPr>
              <w:del w:id="2311" w:author="Microsoft Office User" w:date="2017-08-26T16:22:00Z"/>
              <w:rFonts w:ascii="Arial" w:hAnsi="Arial" w:cs="Arial"/>
              <w:color w:val="000000" w:themeColor="text1"/>
              <w:sz w:val="20"/>
              <w:szCs w:val="20"/>
            </w:rPr>
          </w:rPrChange>
        </w:rPr>
      </w:pPr>
      <w:del w:id="2312" w:author="Microsoft Office User" w:date="2017-08-26T16:22:00Z">
        <w:r w:rsidRPr="0088676B" w:rsidDel="000D2E05">
          <w:rPr>
            <w:rFonts w:ascii="Arial" w:eastAsiaTheme="minorEastAsia" w:hAnsi="Arial" w:cs="Arial"/>
            <w:color w:val="000000" w:themeColor="text1"/>
            <w:sz w:val="20"/>
            <w:szCs w:val="20"/>
            <w:rPrChange w:id="2313" w:author="Microsoft Office User" w:date="2017-08-26T15:42:00Z">
              <w:rPr>
                <w:rFonts w:ascii="Arial" w:hAnsi="Arial" w:cs="Arial"/>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314" w:author="Microsoft Office User" w:date="2017-08-26T16:22:00Z"/>
          <w:rFonts w:ascii="Arial" w:eastAsiaTheme="minorEastAsia" w:hAnsi="Arial" w:cs="Arial"/>
          <w:color w:val="000000" w:themeColor="text1"/>
          <w:sz w:val="20"/>
          <w:szCs w:val="20"/>
          <w:rPrChange w:id="2315" w:author="Microsoft Office User" w:date="2017-08-26T15:42:00Z">
            <w:rPr>
              <w:del w:id="2316" w:author="Microsoft Office User" w:date="2017-08-26T16:22:00Z"/>
              <w:rFonts w:ascii="Arial" w:hAnsi="Arial" w:cs="Arial"/>
              <w:color w:val="000000" w:themeColor="text1"/>
              <w:sz w:val="20"/>
              <w:szCs w:val="20"/>
            </w:rPr>
          </w:rPrChange>
        </w:rPr>
      </w:pPr>
      <w:del w:id="2317" w:author="Microsoft Office User" w:date="2017-08-26T16:22:00Z">
        <w:r w:rsidRPr="0088676B" w:rsidDel="000D2E05">
          <w:rPr>
            <w:rFonts w:ascii="Arial" w:eastAsiaTheme="minorEastAsia" w:hAnsi="Arial" w:cs="Arial"/>
            <w:color w:val="000000" w:themeColor="text1"/>
            <w:sz w:val="20"/>
            <w:szCs w:val="20"/>
            <w:rPrChange w:id="2318" w:author="Microsoft Office User" w:date="2017-08-26T15:42:00Z">
              <w:rPr>
                <w:rFonts w:ascii="Arial" w:hAnsi="Arial" w:cs="Arial"/>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319" w:author="Microsoft Office User" w:date="2017-08-26T16:22:00Z"/>
          <w:rFonts w:ascii="Arial" w:eastAsiaTheme="minorEastAsia" w:hAnsi="Arial" w:cs="Arial"/>
          <w:color w:val="000000" w:themeColor="text1"/>
          <w:sz w:val="20"/>
          <w:szCs w:val="20"/>
          <w:rPrChange w:id="2320" w:author="Microsoft Office User" w:date="2017-08-26T15:42:00Z">
            <w:rPr>
              <w:del w:id="2321" w:author="Microsoft Office User" w:date="2017-08-26T16:22:00Z"/>
              <w:rFonts w:ascii="Arial" w:hAnsi="Arial" w:cs="Arial"/>
              <w:color w:val="000000" w:themeColor="text1"/>
              <w:sz w:val="20"/>
              <w:szCs w:val="20"/>
            </w:rPr>
          </w:rPrChange>
        </w:rPr>
      </w:pPr>
      <w:del w:id="2322" w:author="Microsoft Office User" w:date="2017-08-26T16:22:00Z">
        <w:r w:rsidRPr="0088676B" w:rsidDel="000D2E05">
          <w:rPr>
            <w:rFonts w:ascii="Arial" w:eastAsiaTheme="minorEastAsia" w:hAnsi="Arial" w:cs="Arial"/>
            <w:color w:val="000000" w:themeColor="text1"/>
            <w:sz w:val="20"/>
            <w:szCs w:val="20"/>
            <w:rPrChange w:id="2323" w:author="Microsoft Office User" w:date="2017-08-26T15:42:00Z">
              <w:rPr>
                <w:rFonts w:ascii="Arial" w:hAnsi="Arial" w:cs="Arial"/>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324" w:author="Microsoft Office User" w:date="2017-08-26T16:22:00Z"/>
          <w:rFonts w:ascii="Arial" w:eastAsiaTheme="minorEastAsia" w:hAnsi="Arial" w:cs="Arial"/>
          <w:color w:val="000000" w:themeColor="text1"/>
          <w:sz w:val="20"/>
          <w:szCs w:val="20"/>
          <w:rPrChange w:id="2325" w:author="Microsoft Office User" w:date="2017-08-26T15:42:00Z">
            <w:rPr>
              <w:del w:id="2326" w:author="Microsoft Office User" w:date="2017-08-26T16:22:00Z"/>
              <w:rFonts w:ascii="Arial" w:hAnsi="Arial" w:cs="Arial"/>
              <w:color w:val="000000" w:themeColor="text1"/>
              <w:sz w:val="20"/>
              <w:szCs w:val="20"/>
            </w:rPr>
          </w:rPrChange>
        </w:rPr>
      </w:pPr>
      <w:del w:id="2327" w:author="Microsoft Office User" w:date="2017-08-26T16:22:00Z">
        <w:r w:rsidRPr="0088676B" w:rsidDel="000D2E05">
          <w:rPr>
            <w:rFonts w:ascii="Arial" w:eastAsiaTheme="minorEastAsia" w:hAnsi="Arial" w:cs="Arial"/>
            <w:color w:val="000000" w:themeColor="text1"/>
            <w:sz w:val="20"/>
            <w:szCs w:val="20"/>
            <w:rPrChange w:id="2328" w:author="Microsoft Office User" w:date="2017-08-26T15:42:00Z">
              <w:rPr>
                <w:rFonts w:ascii="Arial" w:hAnsi="Arial" w:cs="Arial"/>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329" w:author="Microsoft Office User" w:date="2017-08-26T16:22:00Z"/>
          <w:rFonts w:ascii="Arial" w:eastAsiaTheme="minorEastAsia" w:hAnsi="Arial" w:cs="Arial"/>
          <w:sz w:val="20"/>
          <w:szCs w:val="20"/>
          <w:rPrChange w:id="2330" w:author="Microsoft Office User" w:date="2017-08-26T15:42:00Z">
            <w:rPr>
              <w:del w:id="2331"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332" w:author="Microsoft Office User" w:date="2017-08-26T16:22:00Z"/>
          <w:rFonts w:ascii="Arial" w:eastAsiaTheme="minorEastAsia" w:hAnsi="Arial" w:cs="Arial"/>
          <w:i w:val="0"/>
          <w:color w:val="auto"/>
          <w:sz w:val="20"/>
          <w:szCs w:val="20"/>
          <w:rPrChange w:id="2333" w:author="Microsoft Office User" w:date="2017-08-26T15:42:00Z">
            <w:rPr>
              <w:del w:id="2334" w:author="Microsoft Office User" w:date="2017-08-26T16:22:00Z"/>
              <w:rFonts w:ascii="Arial" w:hAnsi="Arial" w:cs="Arial"/>
              <w:i w:val="0"/>
              <w:color w:val="auto"/>
              <w:sz w:val="20"/>
              <w:szCs w:val="20"/>
            </w:rPr>
          </w:rPrChange>
        </w:rPr>
      </w:pPr>
      <w:del w:id="2335" w:author="Microsoft Office User" w:date="2017-08-26T16:22:00Z">
        <w:r w:rsidRPr="0088676B" w:rsidDel="000D2E05">
          <w:rPr>
            <w:rFonts w:ascii="Arial" w:eastAsiaTheme="minorEastAsia" w:hAnsi="Arial" w:cs="Arial"/>
            <w:i w:val="0"/>
            <w:sz w:val="20"/>
            <w:szCs w:val="20"/>
            <w:rPrChange w:id="2336" w:author="Microsoft Office User" w:date="2017-08-26T15:42:00Z">
              <w:rPr>
                <w:rFonts w:ascii="Arial" w:hAnsi="Arial" w:cs="Arial"/>
                <w:i w:val="0"/>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337" w:author="Microsoft Office User" w:date="2017-08-26T16:22:00Z"/>
          <w:rFonts w:ascii="Arial" w:eastAsiaTheme="minorEastAsia" w:hAnsi="Arial" w:cs="Arial"/>
          <w:i w:val="0"/>
          <w:color w:val="auto"/>
          <w:sz w:val="20"/>
          <w:szCs w:val="20"/>
          <w:rPrChange w:id="2338" w:author="Microsoft Office User" w:date="2017-08-26T15:42:00Z">
            <w:rPr>
              <w:del w:id="2339"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340" w:author="Microsoft Office User" w:date="2017-08-26T16:22:00Z"/>
          <w:rFonts w:ascii="Arial" w:eastAsiaTheme="minorEastAsia" w:hAnsi="Arial" w:cs="Arial"/>
          <w:color w:val="000000" w:themeColor="text1"/>
          <w:sz w:val="20"/>
          <w:szCs w:val="20"/>
          <w:rPrChange w:id="2341" w:author="Microsoft Office User" w:date="2017-08-26T15:42:00Z">
            <w:rPr>
              <w:del w:id="2342" w:author="Microsoft Office User" w:date="2017-08-26T16:22:00Z"/>
              <w:rFonts w:ascii="Arial" w:hAnsi="Arial" w:cs="Arial"/>
              <w:color w:val="000000" w:themeColor="text1"/>
              <w:sz w:val="20"/>
              <w:szCs w:val="20"/>
            </w:rPr>
          </w:rPrChange>
        </w:rPr>
      </w:pPr>
      <w:del w:id="2343" w:author="Microsoft Office User" w:date="2017-08-26T16:22:00Z">
        <w:r w:rsidRPr="0088676B" w:rsidDel="000D2E05">
          <w:rPr>
            <w:rFonts w:ascii="Arial" w:eastAsiaTheme="minorEastAsia" w:hAnsi="Arial" w:cs="Arial"/>
            <w:color w:val="000000" w:themeColor="text1"/>
            <w:sz w:val="20"/>
            <w:szCs w:val="20"/>
            <w:rPrChange w:id="2344" w:author="Microsoft Office User" w:date="2017-08-26T15:42:00Z">
              <w:rPr>
                <w:rFonts w:ascii="Arial" w:hAnsi="Arial" w:cs="Arial"/>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345" w:author="Microsoft Office User" w:date="2017-08-26T16:22:00Z"/>
          <w:rFonts w:ascii="Arial" w:eastAsiaTheme="minorEastAsia" w:hAnsi="Arial" w:cs="Arial"/>
          <w:color w:val="000000" w:themeColor="text1"/>
          <w:sz w:val="20"/>
          <w:szCs w:val="20"/>
          <w:rPrChange w:id="2346" w:author="Microsoft Office User" w:date="2017-08-26T15:42:00Z">
            <w:rPr>
              <w:del w:id="2347" w:author="Microsoft Office User" w:date="2017-08-26T16:22:00Z"/>
              <w:rFonts w:ascii="Arial" w:hAnsi="Arial" w:cs="Arial"/>
              <w:color w:val="000000" w:themeColor="text1"/>
              <w:sz w:val="20"/>
              <w:szCs w:val="20"/>
            </w:rPr>
          </w:rPrChange>
        </w:rPr>
      </w:pPr>
      <w:del w:id="2348" w:author="Microsoft Office User" w:date="2017-08-26T16:22:00Z">
        <w:r w:rsidRPr="0088676B" w:rsidDel="000D2E05">
          <w:rPr>
            <w:rFonts w:ascii="Arial" w:eastAsiaTheme="minorEastAsia" w:hAnsi="Arial" w:cs="Arial"/>
            <w:color w:val="000000" w:themeColor="text1"/>
            <w:sz w:val="20"/>
            <w:szCs w:val="20"/>
            <w:rPrChange w:id="2349" w:author="Microsoft Office User" w:date="2017-08-26T15:42:00Z">
              <w:rPr>
                <w:rFonts w:ascii="Arial" w:hAnsi="Arial" w:cs="Arial"/>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350" w:author="Microsoft Office User" w:date="2017-08-26T16:22:00Z"/>
          <w:rFonts w:ascii="Arial" w:eastAsiaTheme="minorEastAsia" w:hAnsi="Arial" w:cs="Arial"/>
          <w:color w:val="000000" w:themeColor="text1"/>
          <w:sz w:val="20"/>
          <w:szCs w:val="20"/>
          <w:rPrChange w:id="2351" w:author="Microsoft Office User" w:date="2017-08-26T15:42:00Z">
            <w:rPr>
              <w:del w:id="2352" w:author="Microsoft Office User" w:date="2017-08-26T16:22:00Z"/>
              <w:rFonts w:ascii="Arial" w:hAnsi="Arial" w:cs="Arial"/>
              <w:color w:val="000000" w:themeColor="text1"/>
              <w:sz w:val="20"/>
              <w:szCs w:val="20"/>
            </w:rPr>
          </w:rPrChange>
        </w:rPr>
      </w:pPr>
      <w:del w:id="2353" w:author="Microsoft Office User" w:date="2017-08-26T16:22:00Z">
        <w:r w:rsidRPr="0088676B" w:rsidDel="000D2E05">
          <w:rPr>
            <w:rFonts w:ascii="Arial" w:eastAsiaTheme="minorEastAsia" w:hAnsi="Arial" w:cs="Arial"/>
            <w:color w:val="000000" w:themeColor="text1"/>
            <w:sz w:val="20"/>
            <w:szCs w:val="20"/>
            <w:rPrChange w:id="2354" w:author="Microsoft Office User" w:date="2017-08-26T15:42:00Z">
              <w:rPr>
                <w:rFonts w:ascii="Arial" w:hAnsi="Arial" w:cs="Arial"/>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3"/>
        <w:rPr>
          <w:del w:id="2355" w:author="Microsoft Office User" w:date="2017-08-26T16:22:00Z"/>
          <w:rFonts w:eastAsiaTheme="minorEastAsia"/>
          <w:lang w:eastAsia="zh-CN"/>
          <w:rPrChange w:id="2356" w:author="Microsoft Office User" w:date="2017-08-26T15:42:00Z">
            <w:rPr>
              <w:del w:id="2357" w:author="Microsoft Office User" w:date="2017-08-26T16:22:00Z"/>
              <w:rFonts w:eastAsia=".萍方-简"/>
              <w:lang w:eastAsia="zh-CN"/>
            </w:rPr>
          </w:rPrChange>
        </w:rPr>
      </w:pPr>
      <w:bookmarkStart w:id="2358" w:name="_Toc489971227"/>
      <w:del w:id="2359" w:author="Microsoft Office User" w:date="2017-08-26T16:22:00Z">
        <w:r w:rsidRPr="0088676B" w:rsidDel="000D2E05">
          <w:rPr>
            <w:rFonts w:eastAsiaTheme="minorEastAsia" w:hint="eastAsia"/>
            <w:lang w:eastAsia="zh-CN"/>
            <w:rPrChange w:id="2360" w:author="Microsoft Office User" w:date="2017-08-26T15:42:00Z">
              <w:rPr>
                <w:rFonts w:eastAsia=".萍方-简" w:hint="eastAsia"/>
                <w:lang w:eastAsia="zh-CN"/>
              </w:rPr>
            </w:rPrChange>
          </w:rPr>
          <w:delText>互助链架构应用于房屋贷款审批及投资平台</w:delText>
        </w:r>
        <w:bookmarkEnd w:id="2358"/>
      </w:del>
    </w:p>
    <w:p w14:paraId="7CE2BD4B" w14:textId="68A9988B" w:rsidR="00347117" w:rsidRPr="0088676B" w:rsidDel="000D2E05" w:rsidRDefault="00347117" w:rsidP="00347117">
      <w:pPr>
        <w:pStyle w:val="4"/>
        <w:rPr>
          <w:del w:id="2361" w:author="Microsoft Office User" w:date="2017-08-26T16:22:00Z"/>
          <w:rFonts w:eastAsiaTheme="minorEastAsia"/>
          <w:lang w:eastAsia="zh-CN"/>
          <w:rPrChange w:id="2362" w:author="Microsoft Office User" w:date="2017-08-26T15:42:00Z">
            <w:rPr>
              <w:del w:id="2363" w:author="Microsoft Office User" w:date="2017-08-26T16:22:00Z"/>
              <w:rFonts w:eastAsia=".萍方-简"/>
              <w:lang w:eastAsia="zh-CN"/>
            </w:rPr>
          </w:rPrChange>
        </w:rPr>
      </w:pPr>
      <w:del w:id="2364" w:author="Microsoft Office User" w:date="2017-08-26T16:22:00Z">
        <w:r w:rsidRPr="0088676B" w:rsidDel="000D2E05">
          <w:rPr>
            <w:rFonts w:eastAsiaTheme="minorEastAsia"/>
            <w:lang w:eastAsia="zh-CN"/>
            <w:rPrChange w:id="2365" w:author="Microsoft Office User" w:date="2017-08-26T15:42:00Z">
              <w:rPr>
                <w:rFonts w:eastAsia=".萍方-简"/>
                <w:lang w:eastAsia="zh-CN"/>
              </w:rPr>
            </w:rPrChange>
          </w:rPr>
          <w:delText>Mutual Chain Mortgage Origination:</w:delText>
        </w:r>
        <w:r w:rsidRPr="0088676B" w:rsidDel="000D2E05">
          <w:rPr>
            <w:rFonts w:ascii="Calibri" w:eastAsia="Calibri" w:hAnsi="Calibri" w:cs="Calibri"/>
            <w:lang w:eastAsia="zh-CN"/>
            <w:rPrChange w:id="2366" w:author="Microsoft Office User" w:date="2017-08-26T15:42:00Z">
              <w:rPr>
                <w:rFonts w:eastAsia=".萍方-简"/>
                <w:lang w:eastAsia="zh-CN"/>
              </w:rPr>
            </w:rPrChange>
          </w:rPr>
          <w:delText> </w:delText>
        </w:r>
        <w:r w:rsidRPr="0088676B" w:rsidDel="000D2E05">
          <w:rPr>
            <w:rFonts w:eastAsiaTheme="minorEastAsia"/>
            <w:lang w:eastAsia="zh-CN"/>
            <w:rPrChange w:id="2367" w:author="Microsoft Office User" w:date="2017-08-26T15:42:00Z">
              <w:rPr>
                <w:rFonts w:eastAsia=".萍方-简"/>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368" w:author="Microsoft Office User" w:date="2017-08-26T16:22:00Z"/>
          <w:rFonts w:eastAsiaTheme="minorEastAsia"/>
          <w:lang w:eastAsia="zh-CN"/>
          <w:rPrChange w:id="2369" w:author="Microsoft Office User" w:date="2017-08-26T15:42:00Z">
            <w:rPr>
              <w:del w:id="2370" w:author="Microsoft Office User" w:date="2017-08-26T16:22:00Z"/>
              <w:rFonts w:eastAsia=".萍方-简"/>
              <w:lang w:eastAsia="zh-CN"/>
            </w:rPr>
          </w:rPrChange>
        </w:rPr>
      </w:pPr>
    </w:p>
    <w:p w14:paraId="0421C92A" w14:textId="72B6B48E" w:rsidR="00347117" w:rsidRPr="0088676B" w:rsidDel="000D2E05" w:rsidRDefault="00347117" w:rsidP="00347117">
      <w:pPr>
        <w:pStyle w:val="1"/>
        <w:numPr>
          <w:ilvl w:val="0"/>
          <w:numId w:val="0"/>
        </w:numPr>
        <w:rPr>
          <w:del w:id="2371" w:author="Microsoft Office User" w:date="2017-08-26T16:22:00Z"/>
          <w:rFonts w:asciiTheme="minorEastAsia" w:eastAsiaTheme="minorEastAsia" w:hAnsiTheme="minorEastAsia"/>
          <w:lang w:eastAsia="zh-CN"/>
        </w:rPr>
      </w:pPr>
      <w:bookmarkStart w:id="2372" w:name="_Toc489971228"/>
      <w:del w:id="2373" w:author="Microsoft Office User" w:date="2017-08-26T16:22:00Z">
        <w:r w:rsidRPr="00DE6D50" w:rsidDel="000D2E05">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372"/>
      </w:del>
    </w:p>
    <w:p w14:paraId="1F2F0084" w14:textId="22DEE315" w:rsidR="00347117" w:rsidRPr="0088676B" w:rsidDel="000D2E05" w:rsidRDefault="00347117" w:rsidP="00347117">
      <w:pPr>
        <w:rPr>
          <w:del w:id="2374" w:author="Microsoft Office User" w:date="2017-08-26T16:22:00Z"/>
          <w:rFonts w:eastAsiaTheme="minorEastAsia"/>
          <w:lang w:eastAsia="zh-CN"/>
        </w:rPr>
      </w:pPr>
    </w:p>
    <w:p w14:paraId="69337A87" w14:textId="5BBA66CE" w:rsidR="00347117" w:rsidRPr="0088676B" w:rsidDel="000D2E05" w:rsidRDefault="00347117" w:rsidP="00347117">
      <w:pPr>
        <w:rPr>
          <w:del w:id="2375" w:author="Microsoft Office User" w:date="2017-08-26T16:22:00Z"/>
          <w:rFonts w:eastAsiaTheme="minorEastAsia"/>
          <w:lang w:eastAsia="zh-CN"/>
        </w:rPr>
      </w:pPr>
    </w:p>
    <w:p w14:paraId="76F07E2F" w14:textId="38BDB5F2" w:rsidR="00347117" w:rsidRPr="0088676B" w:rsidDel="000D2E05" w:rsidRDefault="00347117" w:rsidP="00347117">
      <w:pPr>
        <w:rPr>
          <w:del w:id="2376" w:author="Microsoft Office User" w:date="2017-08-26T16:22:00Z"/>
          <w:rFonts w:eastAsiaTheme="minorEastAsia"/>
          <w:lang w:eastAsia="zh-CN"/>
        </w:rPr>
      </w:pPr>
      <w:del w:id="2377" w:author="Microsoft Office User" w:date="2017-08-26T16:22:00Z">
        <w:r w:rsidRPr="00DE6D50" w:rsidDel="000D2E05">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4"/>
        <w:rPr>
          <w:del w:id="2378" w:author="Microsoft Office User" w:date="2017-08-26T16:22:00Z"/>
          <w:rFonts w:eastAsiaTheme="minorEastAsia"/>
          <w:lang w:eastAsia="zh-CN"/>
          <w:rPrChange w:id="2379" w:author="Microsoft Office User" w:date="2017-08-26T15:42:00Z">
            <w:rPr>
              <w:del w:id="2380" w:author="Microsoft Office User" w:date="2017-08-26T16:22:00Z"/>
              <w:rFonts w:eastAsia=".萍方-简"/>
              <w:lang w:eastAsia="zh-CN"/>
            </w:rPr>
          </w:rPrChange>
        </w:rPr>
      </w:pPr>
      <w:del w:id="2381" w:author="Microsoft Office User" w:date="2017-08-26T16:22:00Z">
        <w:r w:rsidRPr="0088676B" w:rsidDel="000D2E05">
          <w:rPr>
            <w:rFonts w:eastAsiaTheme="minorEastAsia"/>
            <w:lang w:eastAsia="zh-CN"/>
            <w:rPrChange w:id="2382" w:author="Microsoft Office User" w:date="2017-08-26T15:42:00Z">
              <w:rPr>
                <w:rFonts w:eastAsia=".萍方-简"/>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383"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384" w:name="_Toc489971229"/>
    <w:p w14:paraId="5F3E1CF2" w14:textId="56982C1D" w:rsidR="00347117" w:rsidRPr="0088676B" w:rsidRDefault="000A7D17" w:rsidP="00347117">
      <w:pPr>
        <w:pStyle w:val="2"/>
        <w:rPr>
          <w:rFonts w:ascii=".萍方-简" w:eastAsiaTheme="minorEastAsia" w:hAnsi=".萍方-简"/>
          <w:lang w:eastAsia="zh-CN"/>
          <w:rPrChange w:id="238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386" w:author="Microsoft Office User" w:date="2017-08-26T15:42:00Z">
            <w:rPr>
              <w:rFonts w:ascii=".萍方-简" w:eastAsia=".萍方-简" w:hAnsi=".萍方-简" w:hint="eastAsia"/>
              <w:lang w:eastAsia="zh-CN"/>
            </w:rPr>
          </w:rPrChange>
        </w:rPr>
        <w:t>项目组织结构</w:t>
      </w:r>
      <w:bookmarkEnd w:id="2384"/>
    </w:p>
    <w:p w14:paraId="6CE95FDB" w14:textId="77777777" w:rsidR="009C2842" w:rsidRPr="0088676B" w:rsidRDefault="002D6DE6" w:rsidP="009C2842">
      <w:pPr>
        <w:pStyle w:val="3"/>
        <w:rPr>
          <w:rFonts w:ascii=".萍方-简" w:eastAsiaTheme="minorEastAsia" w:hAnsi=".萍方-简"/>
          <w:rPrChange w:id="2387" w:author="Microsoft Office User" w:date="2017-08-26T15:42:00Z">
            <w:rPr>
              <w:rFonts w:ascii=".萍方-简" w:eastAsia=".萍方-简" w:hAnsi=".萍方-简"/>
            </w:rPr>
          </w:rPrChange>
        </w:rPr>
      </w:pPr>
      <w:bookmarkStart w:id="2388" w:name="_Toc489971230"/>
      <w:r w:rsidRPr="0088676B">
        <w:rPr>
          <w:rFonts w:ascii=".萍方-简" w:eastAsiaTheme="minorEastAsia" w:hAnsi=".萍方-简" w:hint="eastAsia"/>
          <w:lang w:eastAsia="zh-CN"/>
          <w:rPrChange w:id="2389" w:author="Microsoft Office User" w:date="2017-08-26T15:42:00Z">
            <w:rPr>
              <w:rFonts w:ascii=".萍方-简" w:eastAsia=".萍方-简" w:hAnsi=".萍方-简" w:hint="eastAsia"/>
              <w:lang w:eastAsia="zh-CN"/>
            </w:rPr>
          </w:rPrChange>
        </w:rPr>
        <w:t>核心团队</w:t>
      </w:r>
      <w:bookmarkEnd w:id="2388"/>
    </w:p>
    <w:p w14:paraId="500F3CA2" w14:textId="77777777" w:rsidR="009C2842" w:rsidRPr="0088676B" w:rsidRDefault="002D6DE6" w:rsidP="009C2842">
      <w:pPr>
        <w:rPr>
          <w:rFonts w:eastAsiaTheme="minorEastAsia"/>
          <w:lang w:eastAsia="zh-CN"/>
          <w:rPrChange w:id="2390"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ad"/>
        <w:numPr>
          <w:ilvl w:val="0"/>
          <w:numId w:val="1"/>
        </w:numPr>
        <w:rPr>
          <w:rFonts w:eastAsiaTheme="minorEastAsia"/>
          <w:rPrChange w:id="2391"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ad"/>
        <w:numPr>
          <w:ilvl w:val="0"/>
          <w:numId w:val="1"/>
        </w:numPr>
        <w:rPr>
          <w:rFonts w:eastAsiaTheme="minorEastAsia"/>
          <w:rPrChange w:id="2392"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393" w:author="Microsoft Office User" w:date="2017-08-26T15:42:00Z">
            <w:rPr/>
          </w:rPrChange>
        </w:rPr>
        <w:t>(1)</w:t>
      </w:r>
    </w:p>
    <w:p w14:paraId="29B4C403" w14:textId="77777777" w:rsidR="009C2842" w:rsidRPr="0088676B" w:rsidRDefault="002D6DE6" w:rsidP="009F0864">
      <w:pPr>
        <w:pStyle w:val="ad"/>
        <w:numPr>
          <w:ilvl w:val="0"/>
          <w:numId w:val="1"/>
        </w:numPr>
        <w:rPr>
          <w:rFonts w:eastAsiaTheme="minorEastAsia"/>
          <w:lang w:eastAsia="zh-CN"/>
          <w:rPrChange w:id="2394"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395" w:author="Microsoft Office User" w:date="2017-08-26T15:42:00Z">
            <w:rPr>
              <w:lang w:eastAsia="zh-CN"/>
            </w:rPr>
          </w:rPrChange>
        </w:rPr>
        <w:t xml:space="preserve"> (1~2)</w:t>
      </w:r>
    </w:p>
    <w:p w14:paraId="16D06249" w14:textId="77777777" w:rsidR="009C2842" w:rsidRPr="0088676B" w:rsidRDefault="002D6DE6" w:rsidP="009F0864">
      <w:pPr>
        <w:pStyle w:val="ad"/>
        <w:numPr>
          <w:ilvl w:val="0"/>
          <w:numId w:val="1"/>
        </w:numPr>
        <w:rPr>
          <w:rFonts w:eastAsiaTheme="minorEastAsia"/>
          <w:rPrChange w:id="2396"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397" w:author="Microsoft Office User" w:date="2017-08-26T15:42:00Z">
            <w:rPr/>
          </w:rPrChange>
        </w:rPr>
        <w:t xml:space="preserve"> (3~5)</w:t>
      </w:r>
    </w:p>
    <w:p w14:paraId="53575107" w14:textId="77777777" w:rsidR="009C2842" w:rsidRPr="0088676B" w:rsidRDefault="002D6DE6" w:rsidP="009F0864">
      <w:pPr>
        <w:pStyle w:val="ad"/>
        <w:numPr>
          <w:ilvl w:val="0"/>
          <w:numId w:val="1"/>
        </w:numPr>
        <w:rPr>
          <w:rFonts w:eastAsiaTheme="minorEastAsia"/>
          <w:rPrChange w:id="2398" w:author="Microsoft Office User" w:date="2017-08-26T15:42:00Z">
            <w:rPr/>
          </w:rPrChange>
        </w:rPr>
      </w:pPr>
      <w:r w:rsidRPr="0088676B">
        <w:rPr>
          <w:rFonts w:asciiTheme="minorEastAsia" w:eastAsiaTheme="minorEastAsia" w:hAnsiTheme="minorEastAsia" w:hint="eastAsia"/>
          <w:lang w:eastAsia="zh-CN"/>
        </w:rPr>
        <w:t>前端开发设计</w:t>
      </w:r>
      <w:r w:rsidR="009C2842" w:rsidRPr="0088676B">
        <w:rPr>
          <w:rFonts w:eastAsiaTheme="minorEastAsia"/>
          <w:rPrChange w:id="2399" w:author="Microsoft Office User" w:date="2017-08-26T15:42:00Z">
            <w:rPr/>
          </w:rPrChange>
        </w:rPr>
        <w:t xml:space="preserve"> (1)</w:t>
      </w:r>
    </w:p>
    <w:p w14:paraId="57CC5075" w14:textId="77777777" w:rsidR="009C2842" w:rsidRPr="0088676B" w:rsidRDefault="002D6DE6" w:rsidP="009F0864">
      <w:pPr>
        <w:pStyle w:val="ad"/>
        <w:numPr>
          <w:ilvl w:val="0"/>
          <w:numId w:val="1"/>
        </w:numPr>
        <w:rPr>
          <w:rFonts w:eastAsiaTheme="minorEastAsia"/>
          <w:rPrChange w:id="2400"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401" w:author="Microsoft Office User" w:date="2017-08-26T15:42:00Z">
            <w:rPr/>
          </w:rPrChange>
        </w:rPr>
        <w:t xml:space="preserve"> (1~3)</w:t>
      </w:r>
    </w:p>
    <w:p w14:paraId="54378D51" w14:textId="77777777" w:rsidR="009C2842" w:rsidRPr="0088676B" w:rsidRDefault="002D6DE6" w:rsidP="009C2842">
      <w:pPr>
        <w:pStyle w:val="3"/>
        <w:rPr>
          <w:rFonts w:ascii=".萍方-简" w:eastAsiaTheme="minorEastAsia" w:hAnsi=".萍方-简"/>
          <w:lang w:eastAsia="zh-CN"/>
          <w:rPrChange w:id="2402" w:author="Microsoft Office User" w:date="2017-08-26T15:42:00Z">
            <w:rPr>
              <w:rFonts w:ascii=".萍方-简" w:eastAsia=".萍方-简" w:hAnsi=".萍方-简"/>
              <w:lang w:eastAsia="zh-CN"/>
            </w:rPr>
          </w:rPrChange>
        </w:rPr>
      </w:pPr>
      <w:bookmarkStart w:id="2403" w:name="_Toc489971231"/>
      <w:r w:rsidRPr="0088676B">
        <w:rPr>
          <w:rFonts w:ascii=".萍方-简" w:eastAsiaTheme="minorEastAsia" w:hAnsi=".萍方-简" w:hint="eastAsia"/>
          <w:lang w:eastAsia="zh-CN"/>
          <w:rPrChange w:id="2404" w:author="Microsoft Office User" w:date="2017-08-26T15:42:00Z">
            <w:rPr>
              <w:rFonts w:ascii=".萍方-简" w:eastAsia=".萍方-简" w:hAnsi=".萍方-简" w:hint="eastAsia"/>
              <w:lang w:eastAsia="zh-CN"/>
            </w:rPr>
          </w:rPrChange>
        </w:rPr>
        <w:t>角色与责任</w:t>
      </w:r>
      <w:bookmarkEnd w:id="2403"/>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405" w:author="Microsoft Office User" w:date="2017-08-26T15:42:00Z">
                  <w:rPr>
                    <w:b/>
                  </w:rPr>
                </w:rPrChange>
              </w:rPr>
            </w:pPr>
            <w:r w:rsidRPr="0088676B">
              <w:rPr>
                <w:rFonts w:asciiTheme="minorEastAsia" w:eastAsiaTheme="minorEastAsia" w:hAnsiTheme="minorEastAsia" w:hint="eastAsia"/>
                <w:b/>
                <w:lang w:eastAsia="zh-CN"/>
              </w:rPr>
              <w:lastRenderedPageBreak/>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406"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407"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408"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409"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410"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411"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412"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413"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414"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415"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416"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417"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418"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419"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420"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421"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422"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423"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424"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425"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426"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427"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428"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429"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430"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431"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432"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433"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434"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435"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436"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437" w:author="Microsoft Office User" w:date="2017-08-26T15:42:00Z">
            <w:rPr/>
          </w:rPrChange>
        </w:rPr>
      </w:pPr>
    </w:p>
    <w:p w14:paraId="223E92A8" w14:textId="77777777" w:rsidR="008B5100" w:rsidRPr="0088676B" w:rsidRDefault="00935A29" w:rsidP="007855D9">
      <w:pPr>
        <w:pStyle w:val="2"/>
        <w:rPr>
          <w:rFonts w:ascii=".萍方-简" w:eastAsiaTheme="minorEastAsia" w:hAnsi=".萍方-简"/>
          <w:lang w:eastAsia="zh-CN"/>
          <w:rPrChange w:id="2438" w:author="Microsoft Office User" w:date="2017-08-26T15:42:00Z">
            <w:rPr>
              <w:rFonts w:ascii=".萍方-简" w:eastAsia=".萍方-简" w:hAnsi=".萍方-简"/>
              <w:lang w:eastAsia="zh-CN"/>
            </w:rPr>
          </w:rPrChange>
        </w:rPr>
      </w:pPr>
      <w:bookmarkStart w:id="2439" w:name="_Toc489971232"/>
      <w:r w:rsidRPr="0088676B">
        <w:rPr>
          <w:rFonts w:ascii=".萍方-简" w:eastAsiaTheme="minorEastAsia" w:hAnsi=".萍方-简" w:hint="eastAsia"/>
          <w:lang w:eastAsia="zh-CN"/>
          <w:rPrChange w:id="2440"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441" w:author="Microsoft Office User" w:date="2017-08-26T15:42:00Z">
            <w:rPr>
              <w:rFonts w:ascii=".萍方-简" w:eastAsia=".萍方-简" w:hAnsi=".萍方-简"/>
              <w:lang w:eastAsia="zh-CN"/>
            </w:rPr>
          </w:rPrChange>
        </w:rPr>
        <w:t>Key Milestone</w:t>
      </w:r>
      <w:bookmarkEnd w:id="2439"/>
    </w:p>
    <w:tbl>
      <w:tblPr>
        <w:tblStyle w:val="a8"/>
        <w:tblW w:w="0" w:type="auto"/>
        <w:tblInd w:w="288" w:type="dxa"/>
        <w:tblLook w:val="04A0" w:firstRow="1" w:lastRow="0" w:firstColumn="1" w:lastColumn="0" w:noHBand="0" w:noVBand="1"/>
      </w:tblPr>
      <w:tblGrid>
        <w:gridCol w:w="534"/>
        <w:gridCol w:w="5417"/>
        <w:gridCol w:w="3111"/>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442" w:author="Microsoft Office User" w:date="2017-08-26T15:42:00Z">
                  <w:rPr>
                    <w:b/>
                  </w:rPr>
                </w:rPrChange>
              </w:rPr>
            </w:pPr>
            <w:r w:rsidRPr="0088676B">
              <w:rPr>
                <w:rFonts w:eastAsiaTheme="minorEastAsia"/>
                <w:b/>
                <w:rPrChange w:id="2443"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444"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445"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446"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447" w:author="Microsoft Office User" w:date="2017-08-26T15:42:00Z">
                  <w:rPr/>
                </w:rPrChange>
              </w:rPr>
            </w:pPr>
            <w:r w:rsidRPr="0088676B">
              <w:rPr>
                <w:rFonts w:eastAsiaTheme="minorEastAsia"/>
                <w:rPrChange w:id="2448"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449"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450"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451" w:author="Microsoft Office User" w:date="2017-08-26T15:42:00Z">
                  <w:rPr/>
                </w:rPrChange>
              </w:rPr>
            </w:pPr>
            <w:r w:rsidRPr="0088676B">
              <w:rPr>
                <w:rFonts w:eastAsiaTheme="minorEastAsia"/>
                <w:rPrChange w:id="2452"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453" w:author="Microsoft Office User" w:date="2017-08-26T15:42:00Z">
                  <w:rPr/>
                </w:rPrChange>
              </w:rPr>
            </w:pPr>
          </w:p>
        </w:tc>
      </w:tr>
    </w:tbl>
    <w:p w14:paraId="4053E8BF" w14:textId="77777777" w:rsidR="00260CFA" w:rsidRPr="0088676B" w:rsidRDefault="00260CFA" w:rsidP="00570BCB">
      <w:pPr>
        <w:rPr>
          <w:rFonts w:eastAsiaTheme="minorEastAsia"/>
          <w:rPrChange w:id="2454" w:author="Microsoft Office User" w:date="2017-08-26T15:42:00Z">
            <w:rPr/>
          </w:rPrChange>
        </w:rPr>
      </w:pPr>
    </w:p>
    <w:p w14:paraId="6E14C75E" w14:textId="2DE3CAA3" w:rsidR="00260CFA" w:rsidRPr="0088676B" w:rsidDel="000D2E05" w:rsidRDefault="00260CFA">
      <w:pPr>
        <w:rPr>
          <w:del w:id="2455" w:author="Microsoft Office User" w:date="2017-08-26T16:23:00Z"/>
          <w:rFonts w:eastAsiaTheme="minorEastAsia"/>
          <w:rPrChange w:id="2456" w:author="Microsoft Office User" w:date="2017-08-26T15:42:00Z">
            <w:rPr>
              <w:del w:id="2457" w:author="Microsoft Office User" w:date="2017-08-26T16:23:00Z"/>
            </w:rPr>
          </w:rPrChange>
        </w:rPr>
      </w:pPr>
      <w:del w:id="2458" w:author="Microsoft Office User" w:date="2017-08-26T16:23:00Z">
        <w:r w:rsidRPr="0088676B" w:rsidDel="000D2E05">
          <w:rPr>
            <w:rFonts w:eastAsiaTheme="minorEastAsia"/>
            <w:rPrChange w:id="2459" w:author="Microsoft Office User" w:date="2017-08-26T15:42:00Z">
              <w:rPr/>
            </w:rPrChange>
          </w:rPr>
          <w:br w:type="page"/>
        </w:r>
      </w:del>
    </w:p>
    <w:p w14:paraId="2E315524" w14:textId="16E1AAB5" w:rsidR="009C2842" w:rsidRPr="0088676B" w:rsidDel="000D2E05" w:rsidRDefault="009C2842">
      <w:pPr>
        <w:rPr>
          <w:del w:id="2460" w:author="Microsoft Office User" w:date="2017-08-26T16:23:00Z"/>
          <w:rFonts w:eastAsiaTheme="minorEastAsia"/>
          <w:rPrChange w:id="2461" w:author="Microsoft Office User" w:date="2017-08-26T15:42:00Z">
            <w:rPr>
              <w:del w:id="2462" w:author="Microsoft Office User" w:date="2017-08-26T16:23:00Z"/>
            </w:rPr>
          </w:rPrChange>
        </w:rPr>
      </w:pPr>
    </w:p>
    <w:p w14:paraId="359C0073" w14:textId="4850B876" w:rsidR="00260CFA" w:rsidRPr="0088676B" w:rsidDel="000D2E05" w:rsidRDefault="00260CFA">
      <w:pPr>
        <w:rPr>
          <w:del w:id="2463" w:author="Microsoft Office User" w:date="2017-08-26T16:23:00Z"/>
          <w:rFonts w:eastAsiaTheme="minorEastAsia"/>
          <w:b/>
          <w:sz w:val="32"/>
          <w:szCs w:val="32"/>
          <w:rPrChange w:id="2464" w:author="Microsoft Office User" w:date="2017-08-26T15:42:00Z">
            <w:rPr>
              <w:del w:id="2465" w:author="Microsoft Office User" w:date="2017-08-26T16:23:00Z"/>
              <w:b/>
              <w:sz w:val="32"/>
              <w:szCs w:val="32"/>
            </w:rPr>
          </w:rPrChange>
        </w:rPr>
      </w:pPr>
      <w:del w:id="2466"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467"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468" w:author="Microsoft Office User" w:date="2017-08-26T16:23:00Z"/>
                <w:rFonts w:ascii="Lora" w:eastAsiaTheme="minorEastAsia" w:hAnsi="Lora" w:cs="Lora"/>
                <w:color w:val="000000"/>
                <w:lang w:eastAsia="zh-CN"/>
                <w:rPrChange w:id="2469" w:author="Microsoft Office User" w:date="2017-08-26T15:42:00Z">
                  <w:rPr>
                    <w:del w:id="2470" w:author="Microsoft Office User" w:date="2017-08-26T16:23:00Z"/>
                    <w:rFonts w:ascii="Lora" w:eastAsia="SimSun" w:hAnsi="Lora" w:cs="Lora"/>
                    <w:color w:val="000000"/>
                    <w:lang w:eastAsia="zh-CN"/>
                  </w:rPr>
                </w:rPrChange>
              </w:rPr>
              <w:pPrChange w:id="2471" w:author="Microsoft Office User" w:date="2017-08-26T16:23:00Z">
                <w:pPr>
                  <w:widowControl w:val="0"/>
                  <w:autoSpaceDE w:val="0"/>
                  <w:autoSpaceDN w:val="0"/>
                  <w:adjustRightInd w:val="0"/>
                  <w:spacing w:after="0"/>
                </w:pPr>
              </w:pPrChange>
            </w:pPr>
            <w:del w:id="2472" w:author="Microsoft Office User" w:date="2017-08-26T16:23:00Z">
              <w:r w:rsidRPr="0088676B" w:rsidDel="000D2E05">
                <w:rPr>
                  <w:rFonts w:ascii="Lora" w:eastAsiaTheme="minorEastAsia" w:hAnsi="Lora" w:cs="Lora"/>
                  <w:color w:val="000000"/>
                  <w:lang w:eastAsia="zh-CN"/>
                  <w:rPrChange w:id="2473"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474" w:author="Microsoft Office User" w:date="2017-08-26T16:23:00Z"/>
                <w:rFonts w:ascii="Lora" w:eastAsiaTheme="minorEastAsia" w:hAnsi="Lora" w:cs="Lora"/>
                <w:color w:val="000000"/>
                <w:lang w:eastAsia="zh-CN"/>
                <w:rPrChange w:id="2475" w:author="Microsoft Office User" w:date="2017-08-26T15:42:00Z">
                  <w:rPr>
                    <w:del w:id="2476" w:author="Microsoft Office User" w:date="2017-08-26T16:23:00Z"/>
                    <w:rFonts w:ascii="Lora" w:eastAsia="SimSun" w:hAnsi="Lora" w:cs="Lora"/>
                    <w:color w:val="000000"/>
                    <w:lang w:eastAsia="zh-CN"/>
                  </w:rPr>
                </w:rPrChange>
              </w:rPr>
              <w:pPrChange w:id="2477" w:author="Microsoft Office User" w:date="2017-08-26T16:23:00Z">
                <w:pPr>
                  <w:widowControl w:val="0"/>
                  <w:autoSpaceDE w:val="0"/>
                  <w:autoSpaceDN w:val="0"/>
                  <w:adjustRightInd w:val="0"/>
                  <w:spacing w:after="0"/>
                </w:pPr>
              </w:pPrChange>
            </w:pPr>
            <w:del w:id="2478" w:author="Microsoft Office User" w:date="2017-08-26T16:23:00Z">
              <w:r w:rsidRPr="0088676B" w:rsidDel="000D2E05">
                <w:rPr>
                  <w:rFonts w:ascii="Lora" w:eastAsiaTheme="minorEastAsia" w:hAnsi="Lora" w:cs="Lora"/>
                  <w:color w:val="000000"/>
                  <w:lang w:eastAsia="zh-CN"/>
                  <w:rPrChange w:id="2479"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480" w:author="Microsoft Office User" w:date="2017-08-26T15:42:00Z">
                    <w:rPr/>
                  </w:rPrChange>
                </w:rPr>
                <w:fldChar w:fldCharType="begin"/>
              </w:r>
              <w:r w:rsidR="005E1FA1" w:rsidRPr="0088676B" w:rsidDel="000D2E05">
                <w:rPr>
                  <w:rFonts w:eastAsiaTheme="minorEastAsia"/>
                  <w:rPrChange w:id="2481" w:author="Microsoft Office User" w:date="2017-08-26T15:42:00Z">
                    <w:rPr/>
                  </w:rPrChange>
                </w:rPr>
                <w:delInstrText xml:space="preserve"> HYPERLINK "http://bitcoin.org/bitcoin.pdf" </w:delInstrText>
              </w:r>
              <w:r w:rsidR="005E1FA1" w:rsidRPr="0088676B" w:rsidDel="000D2E05">
                <w:rPr>
                  <w:rFonts w:eastAsiaTheme="minorEastAsia"/>
                  <w:rPrChange w:id="2482"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483"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484"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485"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486" w:author="Microsoft Office User" w:date="2017-08-26T16:23:00Z"/>
                <w:rFonts w:ascii="Lora" w:eastAsiaTheme="minorEastAsia" w:hAnsi="Lora" w:cs="Lora"/>
                <w:color w:val="000000"/>
                <w:lang w:eastAsia="zh-CN"/>
                <w:rPrChange w:id="2487" w:author="Microsoft Office User" w:date="2017-08-26T15:42:00Z">
                  <w:rPr>
                    <w:del w:id="2488" w:author="Microsoft Office User" w:date="2017-08-26T16:23:00Z"/>
                    <w:rFonts w:ascii="Lora" w:eastAsia="SimSun" w:hAnsi="Lora" w:cs="Lora"/>
                    <w:color w:val="000000"/>
                    <w:lang w:eastAsia="zh-CN"/>
                  </w:rPr>
                </w:rPrChange>
              </w:rPr>
              <w:pPrChange w:id="2489"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490"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491" w:author="Microsoft Office User" w:date="2017-08-26T16:23:00Z"/>
                <w:rFonts w:ascii="Lora" w:eastAsiaTheme="minorEastAsia" w:hAnsi="Lora" w:cs="Lora"/>
                <w:color w:val="000000"/>
                <w:lang w:eastAsia="zh-CN"/>
                <w:rPrChange w:id="2492" w:author="Microsoft Office User" w:date="2017-08-26T15:42:00Z">
                  <w:rPr>
                    <w:del w:id="2493" w:author="Microsoft Office User" w:date="2017-08-26T16:23:00Z"/>
                    <w:rFonts w:ascii="Lora" w:eastAsia="SimSun" w:hAnsi="Lora" w:cs="Lora"/>
                    <w:color w:val="000000"/>
                    <w:lang w:eastAsia="zh-CN"/>
                  </w:rPr>
                </w:rPrChange>
              </w:rPr>
              <w:pPrChange w:id="2494" w:author="Microsoft Office User" w:date="2017-08-26T16:23:00Z">
                <w:pPr>
                  <w:widowControl w:val="0"/>
                  <w:autoSpaceDE w:val="0"/>
                  <w:autoSpaceDN w:val="0"/>
                  <w:adjustRightInd w:val="0"/>
                  <w:spacing w:after="0"/>
                </w:pPr>
              </w:pPrChange>
            </w:pPr>
            <w:del w:id="2495" w:author="Microsoft Office User" w:date="2017-08-26T16:23:00Z">
              <w:r w:rsidRPr="0088676B" w:rsidDel="000D2E05">
                <w:rPr>
                  <w:rFonts w:ascii="Lora" w:eastAsiaTheme="minorEastAsia" w:hAnsi="Lora" w:cs="Lora"/>
                  <w:color w:val="000000"/>
                  <w:lang w:eastAsia="zh-CN"/>
                  <w:rPrChange w:id="2496"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497" w:author="Microsoft Office User" w:date="2017-08-26T16:23:00Z"/>
                <w:rFonts w:ascii="Lora" w:eastAsiaTheme="minorEastAsia" w:hAnsi="Lora" w:cs="Lora"/>
                <w:color w:val="000000"/>
                <w:lang w:eastAsia="zh-CN"/>
                <w:rPrChange w:id="2498" w:author="Microsoft Office User" w:date="2017-08-26T15:42:00Z">
                  <w:rPr>
                    <w:del w:id="2499" w:author="Microsoft Office User" w:date="2017-08-26T16:23:00Z"/>
                    <w:rFonts w:ascii="Lora" w:eastAsia="SimSun" w:hAnsi="Lora" w:cs="Lora"/>
                    <w:color w:val="000000"/>
                    <w:lang w:eastAsia="zh-CN"/>
                  </w:rPr>
                </w:rPrChange>
              </w:rPr>
              <w:pPrChange w:id="2500" w:author="Microsoft Office User" w:date="2017-08-26T16:23:00Z">
                <w:pPr>
                  <w:widowControl w:val="0"/>
                  <w:autoSpaceDE w:val="0"/>
                  <w:autoSpaceDN w:val="0"/>
                  <w:adjustRightInd w:val="0"/>
                  <w:spacing w:after="0"/>
                </w:pPr>
              </w:pPrChange>
            </w:pPr>
            <w:del w:id="2501" w:author="Microsoft Office User" w:date="2017-08-26T16:23:00Z">
              <w:r w:rsidRPr="0088676B" w:rsidDel="000D2E05">
                <w:rPr>
                  <w:rFonts w:ascii="Lora" w:eastAsiaTheme="minorEastAsia" w:hAnsi="Lora" w:cs="Lora"/>
                  <w:color w:val="000000"/>
                  <w:lang w:eastAsia="zh-CN"/>
                  <w:rPrChange w:id="2502"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503" w:author="Microsoft Office User" w:date="2017-08-26T15:42:00Z">
                    <w:rPr/>
                  </w:rPrChange>
                </w:rPr>
                <w:fldChar w:fldCharType="begin"/>
              </w:r>
              <w:r w:rsidR="005E1FA1" w:rsidRPr="0088676B" w:rsidDel="000D2E05">
                <w:rPr>
                  <w:rFonts w:eastAsiaTheme="minorEastAsia"/>
                  <w:rPrChange w:id="2504"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505"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06"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507"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508" w:author="Microsoft Office User" w:date="2017-08-26T16:23:00Z"/>
                <w:rFonts w:ascii="Lora" w:eastAsiaTheme="minorEastAsia" w:hAnsi="Lora" w:cs="Lora"/>
                <w:color w:val="000000"/>
                <w:lang w:eastAsia="zh-CN"/>
                <w:rPrChange w:id="2509" w:author="Microsoft Office User" w:date="2017-08-26T15:42:00Z">
                  <w:rPr>
                    <w:del w:id="2510" w:author="Microsoft Office User" w:date="2017-08-26T16:23:00Z"/>
                    <w:rFonts w:ascii="Lora" w:eastAsia="SimSun" w:hAnsi="Lora" w:cs="Lora"/>
                    <w:color w:val="000000"/>
                    <w:lang w:eastAsia="zh-CN"/>
                  </w:rPr>
                </w:rPrChange>
              </w:rPr>
              <w:pPrChange w:id="2511"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512"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513" w:author="Microsoft Office User" w:date="2017-08-26T16:23:00Z"/>
                <w:rFonts w:ascii="Lora" w:eastAsiaTheme="minorEastAsia" w:hAnsi="Lora" w:cs="Lora"/>
                <w:color w:val="000000"/>
                <w:lang w:eastAsia="zh-CN"/>
                <w:rPrChange w:id="2514" w:author="Microsoft Office User" w:date="2017-08-26T15:42:00Z">
                  <w:rPr>
                    <w:del w:id="2515" w:author="Microsoft Office User" w:date="2017-08-26T16:23:00Z"/>
                    <w:rFonts w:ascii="Lora" w:eastAsia="SimSun" w:hAnsi="Lora" w:cs="Lora"/>
                    <w:color w:val="000000"/>
                    <w:lang w:eastAsia="zh-CN"/>
                  </w:rPr>
                </w:rPrChange>
              </w:rPr>
              <w:pPrChange w:id="2516" w:author="Microsoft Office User" w:date="2017-08-26T16:23:00Z">
                <w:pPr>
                  <w:widowControl w:val="0"/>
                  <w:autoSpaceDE w:val="0"/>
                  <w:autoSpaceDN w:val="0"/>
                  <w:adjustRightInd w:val="0"/>
                  <w:spacing w:after="0"/>
                </w:pPr>
              </w:pPrChange>
            </w:pPr>
            <w:del w:id="2517" w:author="Microsoft Office User" w:date="2017-08-26T16:23:00Z">
              <w:r w:rsidRPr="0088676B" w:rsidDel="000D2E05">
                <w:rPr>
                  <w:rFonts w:ascii="Lora" w:eastAsiaTheme="minorEastAsia" w:hAnsi="Lora" w:cs="Lora"/>
                  <w:color w:val="000000"/>
                  <w:lang w:eastAsia="zh-CN"/>
                  <w:rPrChange w:id="2518"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519" w:author="Microsoft Office User" w:date="2017-08-26T16:23:00Z"/>
                <w:rFonts w:ascii="Lora" w:eastAsiaTheme="minorEastAsia" w:hAnsi="Lora" w:cs="Lora"/>
                <w:color w:val="000000"/>
                <w:lang w:eastAsia="zh-CN"/>
                <w:rPrChange w:id="2520" w:author="Microsoft Office User" w:date="2017-08-26T15:42:00Z">
                  <w:rPr>
                    <w:del w:id="2521" w:author="Microsoft Office User" w:date="2017-08-26T16:23:00Z"/>
                    <w:rFonts w:ascii="Lora" w:eastAsia="SimSun" w:hAnsi="Lora" w:cs="Lora"/>
                    <w:color w:val="000000"/>
                    <w:lang w:eastAsia="zh-CN"/>
                  </w:rPr>
                </w:rPrChange>
              </w:rPr>
              <w:pPrChange w:id="2522" w:author="Microsoft Office User" w:date="2017-08-26T16:23:00Z">
                <w:pPr>
                  <w:widowControl w:val="0"/>
                  <w:autoSpaceDE w:val="0"/>
                  <w:autoSpaceDN w:val="0"/>
                  <w:adjustRightInd w:val="0"/>
                  <w:spacing w:after="0"/>
                </w:pPr>
              </w:pPrChange>
            </w:pPr>
            <w:del w:id="2523" w:author="Microsoft Office User" w:date="2017-08-26T16:23:00Z">
              <w:r w:rsidRPr="0088676B" w:rsidDel="000D2E05">
                <w:rPr>
                  <w:rFonts w:ascii="Lora" w:eastAsiaTheme="minorEastAsia" w:hAnsi="Lora" w:cs="Lora"/>
                  <w:color w:val="000000"/>
                  <w:lang w:eastAsia="zh-CN"/>
                  <w:rPrChange w:id="2524"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525" w:author="Microsoft Office User" w:date="2017-08-26T15:42:00Z">
                    <w:rPr/>
                  </w:rPrChange>
                </w:rPr>
                <w:fldChar w:fldCharType="begin"/>
              </w:r>
              <w:r w:rsidR="005E1FA1" w:rsidRPr="0088676B" w:rsidDel="000D2E05">
                <w:rPr>
                  <w:rFonts w:eastAsiaTheme="minorEastAsia"/>
                  <w:rPrChange w:id="2526" w:author="Microsoft Office User" w:date="2017-08-26T15:42:00Z">
                    <w:rPr/>
                  </w:rPrChange>
                </w:rPr>
                <w:delInstrText xml:space="preserve"> HYPERLINK "http://gavwood.com/paper.pdf" </w:delInstrText>
              </w:r>
              <w:r w:rsidR="005E1FA1" w:rsidRPr="0088676B" w:rsidDel="000D2E05">
                <w:rPr>
                  <w:rFonts w:eastAsiaTheme="minorEastAsia"/>
                  <w:rPrChange w:id="2527"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28"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529"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530" w:author="Microsoft Office User" w:date="2017-08-26T16:23:00Z"/>
                <w:rFonts w:ascii="Lora" w:eastAsiaTheme="minorEastAsia" w:hAnsi="Lora" w:cs="Lora"/>
                <w:color w:val="000000"/>
                <w:lang w:eastAsia="zh-CN"/>
                <w:rPrChange w:id="2531" w:author="Microsoft Office User" w:date="2017-08-26T15:42:00Z">
                  <w:rPr>
                    <w:del w:id="2532" w:author="Microsoft Office User" w:date="2017-08-26T16:23:00Z"/>
                    <w:rFonts w:ascii="Lora" w:eastAsia="SimSun" w:hAnsi="Lora" w:cs="Lora"/>
                    <w:color w:val="000000"/>
                    <w:lang w:eastAsia="zh-CN"/>
                  </w:rPr>
                </w:rPrChange>
              </w:rPr>
              <w:pPrChange w:id="2533"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534"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535" w:author="Microsoft Office User" w:date="2017-08-26T16:23:00Z"/>
                <w:rFonts w:ascii="Lora" w:eastAsiaTheme="minorEastAsia" w:hAnsi="Lora" w:cs="Lora"/>
                <w:color w:val="000000"/>
                <w:lang w:eastAsia="zh-CN"/>
                <w:rPrChange w:id="2536" w:author="Microsoft Office User" w:date="2017-08-26T15:42:00Z">
                  <w:rPr>
                    <w:del w:id="2537" w:author="Microsoft Office User" w:date="2017-08-26T16:23:00Z"/>
                    <w:rFonts w:ascii="Lora" w:eastAsia="SimSun" w:hAnsi="Lora" w:cs="Lora"/>
                    <w:color w:val="000000"/>
                    <w:lang w:eastAsia="zh-CN"/>
                  </w:rPr>
                </w:rPrChange>
              </w:rPr>
              <w:pPrChange w:id="2538" w:author="Microsoft Office User" w:date="2017-08-26T16:23:00Z">
                <w:pPr>
                  <w:widowControl w:val="0"/>
                  <w:autoSpaceDE w:val="0"/>
                  <w:autoSpaceDN w:val="0"/>
                  <w:adjustRightInd w:val="0"/>
                  <w:spacing w:after="0"/>
                </w:pPr>
              </w:pPrChange>
            </w:pPr>
            <w:del w:id="2539" w:author="Microsoft Office User" w:date="2017-08-26T16:23:00Z">
              <w:r w:rsidRPr="0088676B" w:rsidDel="000D2E05">
                <w:rPr>
                  <w:rFonts w:ascii="Lora" w:eastAsiaTheme="minorEastAsia" w:hAnsi="Lora" w:cs="Lora"/>
                  <w:color w:val="000000"/>
                  <w:lang w:eastAsia="zh-CN"/>
                  <w:rPrChange w:id="2540"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541" w:author="Microsoft Office User" w:date="2017-08-26T16:23:00Z"/>
                <w:rFonts w:ascii="Lora" w:eastAsiaTheme="minorEastAsia" w:hAnsi="Lora" w:cs="Lora"/>
                <w:color w:val="000000"/>
                <w:lang w:eastAsia="zh-CN"/>
                <w:rPrChange w:id="2542" w:author="Microsoft Office User" w:date="2017-08-26T15:42:00Z">
                  <w:rPr>
                    <w:del w:id="2543" w:author="Microsoft Office User" w:date="2017-08-26T16:23:00Z"/>
                    <w:rFonts w:ascii="Lora" w:eastAsia="SimSun" w:hAnsi="Lora" w:cs="Lora"/>
                    <w:color w:val="000000"/>
                    <w:lang w:eastAsia="zh-CN"/>
                  </w:rPr>
                </w:rPrChange>
              </w:rPr>
              <w:pPrChange w:id="2544" w:author="Microsoft Office User" w:date="2017-08-26T16:23:00Z">
                <w:pPr>
                  <w:widowControl w:val="0"/>
                  <w:autoSpaceDE w:val="0"/>
                  <w:autoSpaceDN w:val="0"/>
                  <w:adjustRightInd w:val="0"/>
                  <w:spacing w:after="0"/>
                </w:pPr>
              </w:pPrChange>
            </w:pPr>
            <w:del w:id="2545" w:author="Microsoft Office User" w:date="2017-08-26T16:23:00Z">
              <w:r w:rsidRPr="0088676B" w:rsidDel="000D2E05">
                <w:rPr>
                  <w:rFonts w:ascii="Lora" w:eastAsiaTheme="minorEastAsia" w:hAnsi="Lora" w:cs="Lora"/>
                  <w:color w:val="000000"/>
                  <w:lang w:eastAsia="zh-CN"/>
                  <w:rPrChange w:id="2546"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547" w:author="Microsoft Office User" w:date="2017-08-26T16:23:00Z"/>
                <w:rFonts w:ascii="Lora" w:eastAsiaTheme="minorEastAsia" w:hAnsi="Lora" w:cs="Lora"/>
                <w:color w:val="000000"/>
                <w:lang w:eastAsia="zh-CN"/>
                <w:rPrChange w:id="2548" w:author="Microsoft Office User" w:date="2017-08-26T15:42:00Z">
                  <w:rPr>
                    <w:del w:id="2549" w:author="Microsoft Office User" w:date="2017-08-26T16:23:00Z"/>
                    <w:rFonts w:ascii="Lora" w:eastAsia="SimSun" w:hAnsi="Lora" w:cs="Lora"/>
                    <w:color w:val="000000"/>
                    <w:lang w:eastAsia="zh-CN"/>
                  </w:rPr>
                </w:rPrChange>
              </w:rPr>
              <w:pPrChange w:id="2550" w:author="Microsoft Office User" w:date="2017-08-26T16:23:00Z">
                <w:pPr>
                  <w:widowControl w:val="0"/>
                  <w:autoSpaceDE w:val="0"/>
                  <w:autoSpaceDN w:val="0"/>
                  <w:adjustRightInd w:val="0"/>
                  <w:spacing w:after="0"/>
                </w:pPr>
              </w:pPrChange>
            </w:pPr>
            <w:del w:id="2551" w:author="Microsoft Office User" w:date="2017-08-26T16:23:00Z">
              <w:r w:rsidRPr="0088676B" w:rsidDel="000D2E05">
                <w:rPr>
                  <w:rFonts w:eastAsiaTheme="minorEastAsia"/>
                  <w:rPrChange w:id="2552" w:author="Microsoft Office User" w:date="2017-08-26T15:42:00Z">
                    <w:rPr/>
                  </w:rPrChange>
                </w:rPr>
                <w:fldChar w:fldCharType="begin"/>
              </w:r>
              <w:r w:rsidRPr="0088676B" w:rsidDel="000D2E05">
                <w:rPr>
                  <w:rFonts w:eastAsiaTheme="minorEastAsia"/>
                  <w:rPrChange w:id="2553" w:author="Microsoft Office User" w:date="2017-08-26T15:42:00Z">
                    <w:rPr/>
                  </w:rPrChange>
                </w:rPr>
                <w:delInstrText xml:space="preserve"> HYPERLINK "https://github.com/ethereum/EIPs/issues/20" </w:delInstrText>
              </w:r>
              <w:r w:rsidRPr="0088676B" w:rsidDel="000D2E05">
                <w:rPr>
                  <w:rFonts w:eastAsiaTheme="minorEastAsia"/>
                  <w:rPrChange w:id="2554"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555"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556"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557" w:author="Microsoft Office User" w:date="2017-08-26T16:23:00Z"/>
                <w:rFonts w:ascii="Lora" w:eastAsiaTheme="minorEastAsia" w:hAnsi="Lora" w:cs="Lora"/>
                <w:color w:val="000000"/>
                <w:lang w:eastAsia="zh-CN"/>
                <w:rPrChange w:id="2558" w:author="Microsoft Office User" w:date="2017-08-26T15:42:00Z">
                  <w:rPr>
                    <w:del w:id="2559" w:author="Microsoft Office User" w:date="2017-08-26T16:23:00Z"/>
                    <w:rFonts w:ascii="Lora" w:eastAsia="SimSun" w:hAnsi="Lora" w:cs="Lora"/>
                    <w:color w:val="000000"/>
                    <w:lang w:eastAsia="zh-CN"/>
                  </w:rPr>
                </w:rPrChange>
              </w:rPr>
              <w:pPrChange w:id="2560"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561"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562" w:author="Microsoft Office User" w:date="2017-08-26T16:23:00Z"/>
                <w:rFonts w:ascii="Lora" w:eastAsiaTheme="minorEastAsia" w:hAnsi="Lora" w:cs="Lora"/>
                <w:color w:val="000000"/>
                <w:lang w:eastAsia="zh-CN"/>
                <w:rPrChange w:id="2563" w:author="Microsoft Office User" w:date="2017-08-26T15:42:00Z">
                  <w:rPr>
                    <w:del w:id="2564" w:author="Microsoft Office User" w:date="2017-08-26T16:23:00Z"/>
                    <w:rFonts w:ascii="Lora" w:eastAsia="SimSun" w:hAnsi="Lora" w:cs="Lora"/>
                    <w:color w:val="000000"/>
                    <w:lang w:eastAsia="zh-CN"/>
                  </w:rPr>
                </w:rPrChange>
              </w:rPr>
              <w:pPrChange w:id="2565" w:author="Microsoft Office User" w:date="2017-08-26T16:23:00Z">
                <w:pPr>
                  <w:widowControl w:val="0"/>
                  <w:autoSpaceDE w:val="0"/>
                  <w:autoSpaceDN w:val="0"/>
                  <w:adjustRightInd w:val="0"/>
                  <w:spacing w:after="0"/>
                </w:pPr>
              </w:pPrChange>
            </w:pPr>
            <w:del w:id="2566" w:author="Microsoft Office User" w:date="2017-08-26T16:23:00Z">
              <w:r w:rsidRPr="0088676B" w:rsidDel="000D2E05">
                <w:rPr>
                  <w:rFonts w:ascii="Lora" w:eastAsiaTheme="minorEastAsia" w:hAnsi="Lora" w:cs="Lora"/>
                  <w:color w:val="000000"/>
                  <w:lang w:eastAsia="zh-CN"/>
                  <w:rPrChange w:id="2567"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568" w:author="Microsoft Office User" w:date="2017-08-26T16:23:00Z"/>
                <w:rFonts w:ascii="Lora" w:eastAsiaTheme="minorEastAsia" w:hAnsi="Lora" w:cs="Lora"/>
                <w:color w:val="000000"/>
                <w:lang w:eastAsia="zh-CN"/>
                <w:rPrChange w:id="2569" w:author="Microsoft Office User" w:date="2017-08-26T15:42:00Z">
                  <w:rPr>
                    <w:del w:id="2570" w:author="Microsoft Office User" w:date="2017-08-26T16:23:00Z"/>
                    <w:rFonts w:ascii="Lora" w:eastAsia="SimSun" w:hAnsi="Lora" w:cs="Lora"/>
                    <w:color w:val="000000"/>
                    <w:lang w:eastAsia="zh-CN"/>
                  </w:rPr>
                </w:rPrChange>
              </w:rPr>
              <w:pPrChange w:id="2571" w:author="Microsoft Office User" w:date="2017-08-26T16:23:00Z">
                <w:pPr>
                  <w:widowControl w:val="0"/>
                  <w:autoSpaceDE w:val="0"/>
                  <w:autoSpaceDN w:val="0"/>
                  <w:adjustRightInd w:val="0"/>
                  <w:spacing w:after="0"/>
                </w:pPr>
              </w:pPrChange>
            </w:pPr>
            <w:del w:id="2572" w:author="Microsoft Office User" w:date="2017-08-26T16:23:00Z">
              <w:r w:rsidRPr="0088676B" w:rsidDel="000D2E05">
                <w:rPr>
                  <w:rFonts w:ascii="Lora" w:eastAsiaTheme="minorEastAsia" w:hAnsi="Lora" w:cs="Lora"/>
                  <w:color w:val="000000"/>
                  <w:lang w:eastAsia="zh-CN"/>
                  <w:rPrChange w:id="2573"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574" w:author="Microsoft Office User" w:date="2017-08-26T15:42:00Z">
                    <w:rPr/>
                  </w:rPrChange>
                </w:rPr>
                <w:fldChar w:fldCharType="begin"/>
              </w:r>
              <w:r w:rsidR="005E1FA1" w:rsidRPr="0088676B" w:rsidDel="000D2E05">
                <w:rPr>
                  <w:rFonts w:eastAsiaTheme="minorEastAsia"/>
                  <w:rPrChange w:id="2575"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576"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77"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578"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579" w:author="Microsoft Office User" w:date="2017-08-26T16:23:00Z"/>
                <w:rFonts w:ascii="Lora" w:eastAsiaTheme="minorEastAsia" w:hAnsi="Lora" w:cs="Lora"/>
                <w:color w:val="000000"/>
                <w:lang w:eastAsia="zh-CN"/>
                <w:rPrChange w:id="2580" w:author="Microsoft Office User" w:date="2017-08-26T15:42:00Z">
                  <w:rPr>
                    <w:del w:id="2581" w:author="Microsoft Office User" w:date="2017-08-26T16:23:00Z"/>
                    <w:rFonts w:ascii="Lora" w:eastAsia="SimSun" w:hAnsi="Lora" w:cs="Lora"/>
                    <w:color w:val="000000"/>
                    <w:lang w:eastAsia="zh-CN"/>
                  </w:rPr>
                </w:rPrChange>
              </w:rPr>
              <w:pPrChange w:id="2582"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583" w:author="Microsoft Office User" w:date="2017-08-26T16:23:00Z"/>
          <w:rFonts w:ascii="SimSun" w:eastAsiaTheme="minorEastAsia" w:hAnsi="Lora" w:cs="SimSun"/>
          <w:lang w:val="zh-CN" w:eastAsia="zh-CN"/>
          <w:rPrChange w:id="2584" w:author="Microsoft Office User" w:date="2017-08-26T15:42:00Z">
            <w:rPr>
              <w:del w:id="2585" w:author="Microsoft Office User" w:date="2017-08-26T16:23:00Z"/>
              <w:rFonts w:ascii="SimSun" w:eastAsia="SimSun" w:hAnsi="Lora" w:cs="SimSun"/>
              <w:lang w:val="zh-CN" w:eastAsia="zh-CN"/>
            </w:rPr>
          </w:rPrChange>
        </w:rPr>
        <w:pPrChange w:id="2586"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587" w:author="Microsoft Office User" w:date="2017-08-26T15:42:00Z">
            <w:rPr/>
          </w:rPrChange>
        </w:rPr>
      </w:pPr>
    </w:p>
    <w:sectPr w:rsidR="00260CFA" w:rsidRPr="0088676B" w:rsidSect="00877372">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08" w:author="Gavin Zheng" w:date="2017-07-31T13:46:00Z" w:initials="GZ">
    <w:p w14:paraId="1D0FAE59" w14:textId="77777777" w:rsidR="00191034" w:rsidRDefault="00191034">
      <w:pPr>
        <w:pStyle w:val="af0"/>
      </w:pPr>
      <w:r>
        <w:rPr>
          <w:rStyle w:val="af"/>
        </w:rPr>
        <w:annotationRef/>
      </w:r>
    </w:p>
  </w:comment>
  <w:comment w:id="1089" w:author="gavinzheng" w:date="2017-08-28T01:36:00Z" w:initials="g">
    <w:p w14:paraId="15F5A53D" w14:textId="20DC1E21" w:rsidR="00191034" w:rsidRDefault="00191034">
      <w:pPr>
        <w:pStyle w:val="af0"/>
        <w:rPr>
          <w:lang w:eastAsia="zh-CN"/>
        </w:rPr>
      </w:pPr>
      <w:r>
        <w:rPr>
          <w:rStyle w:val="af"/>
        </w:rPr>
        <w:annotationRef/>
      </w:r>
      <w:r>
        <w:rPr>
          <w:rFonts w:asciiTheme="minorEastAsia" w:eastAsiaTheme="minorEastAsia" w:hAnsiTheme="minorEastAsia" w:hint="eastAsia"/>
          <w:lang w:eastAsia="zh-CN"/>
        </w:rPr>
        <w:t>此处图中互助链改成相互链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0FAE59" w15:done="0"/>
  <w15:commentEx w15:paraId="15F5A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0FAE59" w16cid:durableId="1D4DEAAF"/>
  <w16cid:commentId w16cid:paraId="15F5A53D" w16cid:durableId="1D4DF2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62B6A" w14:textId="77777777" w:rsidR="003A7F6C" w:rsidRDefault="003A7F6C" w:rsidP="00877372">
      <w:pPr>
        <w:spacing w:after="0" w:line="240" w:lineRule="auto"/>
      </w:pPr>
      <w:r>
        <w:separator/>
      </w:r>
    </w:p>
  </w:endnote>
  <w:endnote w:type="continuationSeparator" w:id="0">
    <w:p w14:paraId="1C20109D" w14:textId="77777777" w:rsidR="003A7F6C" w:rsidRDefault="003A7F6C"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7DD78" w14:textId="77777777" w:rsidR="00191034" w:rsidRDefault="00191034">
    <w:pPr>
      <w:pStyle w:val="ab"/>
      <w:pBdr>
        <w:bottom w:val="single" w:sz="6" w:space="1" w:color="auto"/>
      </w:pBdr>
    </w:pPr>
  </w:p>
  <w:p w14:paraId="32A8246E" w14:textId="6A3E4844" w:rsidR="00191034" w:rsidRPr="00E0606F" w:rsidRDefault="00191034">
    <w:pPr>
      <w:pStyle w:val="ab"/>
      <w:rPr>
        <w:rFonts w:eastAsiaTheme="minorEastAsia"/>
        <w:lang w:eastAsia="zh-CN"/>
      </w:rPr>
    </w:pPr>
    <w:del w:id="2590" w:author="Microsoft Office User" w:date="2017-08-26T16:23:00Z">
      <w:r w:rsidDel="000D2E05">
        <w:delText>Version 1.0.0</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F9078" w14:textId="77777777" w:rsidR="003A7F6C" w:rsidRDefault="003A7F6C" w:rsidP="00877372">
      <w:pPr>
        <w:spacing w:after="0" w:line="240" w:lineRule="auto"/>
      </w:pPr>
      <w:r>
        <w:separator/>
      </w:r>
    </w:p>
  </w:footnote>
  <w:footnote w:type="continuationSeparator" w:id="0">
    <w:p w14:paraId="3436645E" w14:textId="77777777" w:rsidR="003A7F6C" w:rsidRDefault="003A7F6C"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03C9" w14:textId="61DED181" w:rsidR="00191034" w:rsidDel="000D6636" w:rsidRDefault="00191034">
    <w:pPr>
      <w:pStyle w:val="a9"/>
      <w:pBdr>
        <w:bottom w:val="single" w:sz="6" w:space="1" w:color="auto"/>
      </w:pBdr>
      <w:rPr>
        <w:del w:id="2588" w:author="Microsoft Office User" w:date="2017-08-26T16:21:00Z"/>
      </w:rPr>
    </w:pPr>
    <w:del w:id="2589" w:author="Microsoft Office User" w:date="2017-08-26T16:21:00Z">
      <w:r w:rsidDel="000D6636">
        <w:delText>White Paper                                                                                        Mutual Chain for Mutual Financial Services</w:delText>
      </w:r>
    </w:del>
  </w:p>
  <w:p w14:paraId="43C01361" w14:textId="77777777" w:rsidR="00191034" w:rsidRDefault="00191034">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E7C48" w14:textId="0145556B" w:rsidR="00191034" w:rsidRPr="00774A6A" w:rsidRDefault="00191034" w:rsidP="00774A6A">
    <w:pPr>
      <w:pStyle w:val="a9"/>
      <w:jc w:val="right"/>
      <w:rPr>
        <w:sz w:val="28"/>
        <w:szCs w:val="28"/>
      </w:rPr>
    </w:pPr>
    <w:del w:id="2591"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Jie Lan">
    <w15:presenceInfo w15:providerId="Windows Live" w15:userId="229f801efac31f89"/>
  </w15:person>
  <w15:person w15:author="gavinzheng">
    <w15:presenceInfo w15:providerId="None" w15:userId="gavin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1202"/>
    <w:rsid w:val="00061922"/>
    <w:rsid w:val="00063DB2"/>
    <w:rsid w:val="0006574B"/>
    <w:rsid w:val="00071ED7"/>
    <w:rsid w:val="0008088A"/>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2045F"/>
    <w:rsid w:val="00134A0B"/>
    <w:rsid w:val="001431F1"/>
    <w:rsid w:val="00144CB8"/>
    <w:rsid w:val="00156B04"/>
    <w:rsid w:val="00157469"/>
    <w:rsid w:val="00176FE0"/>
    <w:rsid w:val="001864CE"/>
    <w:rsid w:val="00191034"/>
    <w:rsid w:val="0019522E"/>
    <w:rsid w:val="001A03A8"/>
    <w:rsid w:val="001A7AA3"/>
    <w:rsid w:val="001B0922"/>
    <w:rsid w:val="001C02A9"/>
    <w:rsid w:val="001C28F1"/>
    <w:rsid w:val="001D178C"/>
    <w:rsid w:val="001D438B"/>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B215F"/>
    <w:rsid w:val="002C16FA"/>
    <w:rsid w:val="002C559F"/>
    <w:rsid w:val="002D0012"/>
    <w:rsid w:val="002D3E19"/>
    <w:rsid w:val="002D6DE6"/>
    <w:rsid w:val="002E5BAD"/>
    <w:rsid w:val="002F43CA"/>
    <w:rsid w:val="002F514E"/>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A7F6C"/>
    <w:rsid w:val="003B2770"/>
    <w:rsid w:val="003C184A"/>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401F8"/>
    <w:rsid w:val="00552F4F"/>
    <w:rsid w:val="00556A97"/>
    <w:rsid w:val="00560931"/>
    <w:rsid w:val="00561A0B"/>
    <w:rsid w:val="00562F63"/>
    <w:rsid w:val="0056457E"/>
    <w:rsid w:val="00570BCB"/>
    <w:rsid w:val="005713CD"/>
    <w:rsid w:val="005715B7"/>
    <w:rsid w:val="00574E39"/>
    <w:rsid w:val="00576517"/>
    <w:rsid w:val="005A12B0"/>
    <w:rsid w:val="005A31AB"/>
    <w:rsid w:val="005B505D"/>
    <w:rsid w:val="005C0455"/>
    <w:rsid w:val="005C51FC"/>
    <w:rsid w:val="005C7C75"/>
    <w:rsid w:val="005D42CC"/>
    <w:rsid w:val="005D5AAA"/>
    <w:rsid w:val="005E1FA1"/>
    <w:rsid w:val="005E764D"/>
    <w:rsid w:val="005F2018"/>
    <w:rsid w:val="005F2FC3"/>
    <w:rsid w:val="00602A4C"/>
    <w:rsid w:val="00606492"/>
    <w:rsid w:val="006071F6"/>
    <w:rsid w:val="006105B3"/>
    <w:rsid w:val="00613C0D"/>
    <w:rsid w:val="0061661C"/>
    <w:rsid w:val="00616ACC"/>
    <w:rsid w:val="00627CBE"/>
    <w:rsid w:val="00627D52"/>
    <w:rsid w:val="00632F63"/>
    <w:rsid w:val="006368F3"/>
    <w:rsid w:val="006400C7"/>
    <w:rsid w:val="00644D02"/>
    <w:rsid w:val="00645797"/>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39D"/>
    <w:rsid w:val="008D091B"/>
    <w:rsid w:val="008E1505"/>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30D"/>
    <w:rsid w:val="009E342C"/>
    <w:rsid w:val="009E3EB1"/>
    <w:rsid w:val="009F0864"/>
    <w:rsid w:val="009F5B31"/>
    <w:rsid w:val="00A00BF8"/>
    <w:rsid w:val="00A01667"/>
    <w:rsid w:val="00A20613"/>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D6E38"/>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C617E"/>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C2D76"/>
    <w:rsid w:val="00CD013C"/>
    <w:rsid w:val="00CF1D69"/>
    <w:rsid w:val="00CF58B7"/>
    <w:rsid w:val="00CF5E8C"/>
    <w:rsid w:val="00CF6484"/>
    <w:rsid w:val="00CF6ACA"/>
    <w:rsid w:val="00D01CC6"/>
    <w:rsid w:val="00D06CDF"/>
    <w:rsid w:val="00D07BF8"/>
    <w:rsid w:val="00D1292C"/>
    <w:rsid w:val="00D12C41"/>
    <w:rsid w:val="00D20CD6"/>
    <w:rsid w:val="00D245F5"/>
    <w:rsid w:val="00D441EC"/>
    <w:rsid w:val="00D45155"/>
    <w:rsid w:val="00D465D6"/>
    <w:rsid w:val="00D552EC"/>
    <w:rsid w:val="00D62C3B"/>
    <w:rsid w:val="00D733D1"/>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248"/>
    <w:rsid w:val="00FD3EED"/>
    <w:rsid w:val="00FD4050"/>
    <w:rsid w:val="00FD4D46"/>
    <w:rsid w:val="00FD7B27"/>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af5">
    <w:name w:val="No Spacing"/>
    <w:uiPriority w:val="1"/>
    <w:qFormat/>
    <w:rsid w:val="005E1FA1"/>
    <w:pPr>
      <w:spacing w:after="0" w:line="240" w:lineRule="auto"/>
    </w:pPr>
    <w:rPr>
      <w:rFonts w:ascii="Calibri" w:eastAsia="Times New Roman" w:hAnsi="Calibri" w:cs="Times New Roman"/>
      <w:lang w:eastAsia="en-US"/>
    </w:rPr>
  </w:style>
  <w:style w:type="paragraph" w:styleId="af6">
    <w:name w:val="Revision"/>
    <w:hidden/>
    <w:uiPriority w:val="99"/>
    <w:semiHidden/>
    <w:rsid w:val="00AD6E38"/>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5E78B-5324-46A5-AB09-0ADB0AF75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Qin;YU ZHENG</dc:creator>
  <cp:lastModifiedBy>gavinzheng</cp:lastModifiedBy>
  <cp:revision>2</cp:revision>
  <cp:lastPrinted>2017-08-13T01:01:00Z</cp:lastPrinted>
  <dcterms:created xsi:type="dcterms:W3CDTF">2017-08-27T18:06:00Z</dcterms:created>
  <dcterms:modified xsi:type="dcterms:W3CDTF">2017-08-27T18:06:00Z</dcterms:modified>
</cp:coreProperties>
</file>